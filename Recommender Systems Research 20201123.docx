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3BE8F9" w14:textId="77777777" w:rsidR="0078745E" w:rsidRPr="00FC434F" w:rsidRDefault="00767EA6" w:rsidP="001B262F">
      <w:pPr>
        <w:pStyle w:val="FakeHeading1"/>
        <w:jc w:val="center"/>
      </w:pPr>
      <w:r w:rsidRPr="00FC434F">
        <w:rPr>
          <w:noProof/>
          <w:lang w:eastAsia="en-ZA" w:bidi="ar-SA"/>
        </w:rPr>
        <w:drawing>
          <wp:inline distT="0" distB="0" distL="0" distR="0" wp14:anchorId="2D2B4424" wp14:editId="6FE1E7AD">
            <wp:extent cx="5327650" cy="2660224"/>
            <wp:effectExtent l="0" t="0" r="635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partmentLogo.png"/>
                    <pic:cNvPicPr/>
                  </pic:nvPicPr>
                  <pic:blipFill rotWithShape="1">
                    <a:blip r:embed="rId9" cstate="print">
                      <a:extLst>
                        <a:ext uri="{28A0092B-C50C-407E-A947-70E740481C1C}">
                          <a14:useLocalDpi xmlns:a14="http://schemas.microsoft.com/office/drawing/2010/main" val="0"/>
                        </a:ext>
                      </a:extLst>
                    </a:blip>
                    <a:srcRect t="29611"/>
                    <a:stretch/>
                  </pic:blipFill>
                  <pic:spPr bwMode="auto">
                    <a:xfrm>
                      <a:off x="0" y="0"/>
                      <a:ext cx="5327915" cy="2660356"/>
                    </a:xfrm>
                    <a:prstGeom prst="rect">
                      <a:avLst/>
                    </a:prstGeom>
                    <a:ln>
                      <a:noFill/>
                    </a:ln>
                    <a:extLst>
                      <a:ext uri="{53640926-AAD7-44D8-BBD7-CCE9431645EC}">
                        <a14:shadowObscured xmlns:a14="http://schemas.microsoft.com/office/drawing/2010/main"/>
                      </a:ext>
                    </a:extLst>
                  </pic:spPr>
                </pic:pic>
              </a:graphicData>
            </a:graphic>
          </wp:inline>
        </w:drawing>
      </w:r>
    </w:p>
    <w:p w14:paraId="156559A6" w14:textId="77777777" w:rsidR="000F7AFD" w:rsidRPr="00FC434F" w:rsidRDefault="00054890" w:rsidP="00806996">
      <w:pPr>
        <w:pStyle w:val="Title"/>
      </w:pPr>
      <w:r w:rsidRPr="00FC434F">
        <w:t>Collaborative filtering for recommender s</w:t>
      </w:r>
      <w:r w:rsidR="00E16FDD" w:rsidRPr="00FC434F">
        <w:t>ystems</w:t>
      </w:r>
    </w:p>
    <w:p w14:paraId="6C2CE9D4" w14:textId="77777777" w:rsidR="006527AE" w:rsidRPr="00FC434F" w:rsidRDefault="00433E27" w:rsidP="00806996">
      <w:pPr>
        <w:pStyle w:val="Subtitle"/>
      </w:pPr>
      <w:r w:rsidRPr="00FC434F">
        <w:t>Isaiah T Mposhomali (2014142356</w:t>
      </w:r>
      <w:r w:rsidR="00806996" w:rsidRPr="00FC434F">
        <w:t>)</w:t>
      </w:r>
    </w:p>
    <w:p w14:paraId="12135EE3" w14:textId="77777777" w:rsidR="00767EA6" w:rsidRPr="00FC434F" w:rsidRDefault="00433E27" w:rsidP="00767EA6">
      <w:pPr>
        <w:pStyle w:val="Subtitle"/>
      </w:pPr>
      <w:r w:rsidRPr="00FC434F">
        <w:t>Eviwe Khohlombe</w:t>
      </w:r>
      <w:r w:rsidR="00054890" w:rsidRPr="00FC434F">
        <w:t xml:space="preserve"> </w:t>
      </w:r>
      <w:r w:rsidRPr="00FC434F">
        <w:t>(2015150408</w:t>
      </w:r>
      <w:r w:rsidR="00767EA6" w:rsidRPr="00FC434F">
        <w:t>)</w:t>
      </w:r>
    </w:p>
    <w:p w14:paraId="0C2BF3AC" w14:textId="77777777" w:rsidR="00767EA6" w:rsidRPr="00FC434F" w:rsidRDefault="00433E27" w:rsidP="00767EA6">
      <w:pPr>
        <w:pStyle w:val="Subtitle"/>
      </w:pPr>
      <w:r w:rsidRPr="00FC434F">
        <w:t>M</w:t>
      </w:r>
      <w:r w:rsidR="00E16FDD" w:rsidRPr="00FC434F">
        <w:t>asefali</w:t>
      </w:r>
      <w:r w:rsidRPr="00FC434F">
        <w:t xml:space="preserve"> </w:t>
      </w:r>
      <w:r w:rsidR="00E16FDD" w:rsidRPr="00FC434F">
        <w:t>Moletsane</w:t>
      </w:r>
      <w:r w:rsidRPr="00FC434F">
        <w:t xml:space="preserve"> (2015066224</w:t>
      </w:r>
      <w:r w:rsidR="00767EA6" w:rsidRPr="00FC434F">
        <w:t>)</w:t>
      </w:r>
    </w:p>
    <w:p w14:paraId="0D2FD2B9" w14:textId="77777777" w:rsidR="002143E9" w:rsidRPr="00FC434F" w:rsidRDefault="002143E9" w:rsidP="002143E9"/>
    <w:p w14:paraId="7EB3B063" w14:textId="77777777" w:rsidR="0078745E" w:rsidRPr="00FC434F" w:rsidRDefault="002506FB" w:rsidP="002506FB">
      <w:pPr>
        <w:jc w:val="center"/>
        <w:rPr>
          <w:b/>
          <w:sz w:val="32"/>
        </w:rPr>
      </w:pPr>
      <w:r w:rsidRPr="00FC434F">
        <w:rPr>
          <w:b/>
          <w:sz w:val="28"/>
        </w:rPr>
        <w:t xml:space="preserve">Supervisor: </w:t>
      </w:r>
      <w:r w:rsidR="00E16FDD" w:rsidRPr="00FC434F">
        <w:rPr>
          <w:b/>
          <w:sz w:val="28"/>
        </w:rPr>
        <w:t>Sean Van der Merwe</w:t>
      </w:r>
    </w:p>
    <w:p w14:paraId="4E82B41C" w14:textId="77777777" w:rsidR="0078745E" w:rsidRPr="00FC434F" w:rsidRDefault="0078745E" w:rsidP="002143E9"/>
    <w:p w14:paraId="0744709D" w14:textId="77777777" w:rsidR="00806996" w:rsidRPr="00FC434F" w:rsidRDefault="00806996" w:rsidP="00B331EA">
      <w:pPr>
        <w:jc w:val="center"/>
        <w:rPr>
          <w:szCs w:val="24"/>
        </w:rPr>
      </w:pPr>
      <w:r w:rsidRPr="00FC434F">
        <w:rPr>
          <w:szCs w:val="24"/>
        </w:rPr>
        <w:t>Submitted in partial fulfilment of the requirements for the degree:</w:t>
      </w:r>
    </w:p>
    <w:p w14:paraId="67A0F3BA" w14:textId="77777777" w:rsidR="00806996" w:rsidRPr="00FC434F" w:rsidRDefault="00806996" w:rsidP="00B331EA">
      <w:pPr>
        <w:jc w:val="center"/>
        <w:rPr>
          <w:b/>
          <w:sz w:val="28"/>
          <w:szCs w:val="28"/>
        </w:rPr>
      </w:pPr>
      <w:r w:rsidRPr="00FC434F">
        <w:rPr>
          <w:b/>
          <w:sz w:val="28"/>
          <w:szCs w:val="28"/>
        </w:rPr>
        <w:t>B. Sc. Hons. (</w:t>
      </w:r>
      <w:r w:rsidR="00DF6104" w:rsidRPr="00FC434F">
        <w:rPr>
          <w:b/>
          <w:sz w:val="28"/>
          <w:szCs w:val="28"/>
        </w:rPr>
        <w:t xml:space="preserve">Mathematical </w:t>
      </w:r>
      <w:r w:rsidR="00276640" w:rsidRPr="00FC434F">
        <w:rPr>
          <w:b/>
          <w:sz w:val="28"/>
          <w:szCs w:val="28"/>
        </w:rPr>
        <w:t>Statistics</w:t>
      </w:r>
      <w:r w:rsidRPr="00FC434F">
        <w:rPr>
          <w:b/>
          <w:sz w:val="28"/>
          <w:szCs w:val="28"/>
        </w:rPr>
        <w:t>)</w:t>
      </w:r>
    </w:p>
    <w:p w14:paraId="24B3055B" w14:textId="77777777" w:rsidR="0078745E" w:rsidRPr="00FC434F" w:rsidRDefault="0078745E" w:rsidP="00B331EA">
      <w:pPr>
        <w:jc w:val="center"/>
        <w:rPr>
          <w:b/>
          <w:sz w:val="28"/>
          <w:szCs w:val="28"/>
        </w:rPr>
      </w:pPr>
    </w:p>
    <w:p w14:paraId="02E14549" w14:textId="77777777" w:rsidR="0078745E" w:rsidRPr="00FC434F" w:rsidRDefault="0078745E" w:rsidP="00B331EA">
      <w:pPr>
        <w:jc w:val="center"/>
        <w:rPr>
          <w:b/>
          <w:sz w:val="28"/>
          <w:szCs w:val="28"/>
        </w:rPr>
      </w:pPr>
    </w:p>
    <w:p w14:paraId="172BB11A" w14:textId="0C92D4CD" w:rsidR="0078745E" w:rsidRPr="00FC434F" w:rsidRDefault="00010B0E" w:rsidP="00B331EA">
      <w:pPr>
        <w:jc w:val="center"/>
        <w:rPr>
          <w:b/>
          <w:sz w:val="28"/>
          <w:szCs w:val="28"/>
        </w:rPr>
      </w:pPr>
      <w:r w:rsidRPr="00FC434F">
        <w:rPr>
          <w:b/>
          <w:sz w:val="28"/>
          <w:szCs w:val="28"/>
        </w:rPr>
        <w:t xml:space="preserve">October </w:t>
      </w:r>
      <w:r w:rsidR="0078745E" w:rsidRPr="00FC434F">
        <w:rPr>
          <w:b/>
          <w:sz w:val="28"/>
          <w:szCs w:val="28"/>
        </w:rPr>
        <w:t>20</w:t>
      </w:r>
      <w:r w:rsidR="00C305E9" w:rsidRPr="00FC434F">
        <w:rPr>
          <w:b/>
          <w:sz w:val="28"/>
          <w:szCs w:val="28"/>
        </w:rPr>
        <w:t>20</w:t>
      </w:r>
    </w:p>
    <w:p w14:paraId="0235F30A" w14:textId="77777777" w:rsidR="00432805" w:rsidRPr="00FC434F" w:rsidRDefault="00767EA6" w:rsidP="00432805">
      <w:pPr>
        <w:spacing w:line="276" w:lineRule="auto"/>
        <w:jc w:val="left"/>
      </w:pPr>
      <w:r w:rsidRPr="00FC434F">
        <w:br w:type="page"/>
      </w:r>
      <w:r w:rsidR="00432805" w:rsidRPr="00FC434F">
        <w:rPr>
          <w:noProof/>
          <w:lang w:eastAsia="en-ZA" w:bidi="ar-SA"/>
        </w:rPr>
        <w:lastRenderedPageBreak/>
        <w:drawing>
          <wp:inline distT="0" distB="0" distL="0" distR="0" wp14:anchorId="4881C671" wp14:editId="35A6BAC9">
            <wp:extent cx="5732145" cy="809771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8097711"/>
                    </a:xfrm>
                    <a:prstGeom prst="rect">
                      <a:avLst/>
                    </a:prstGeom>
                    <a:noFill/>
                    <a:ln>
                      <a:noFill/>
                    </a:ln>
                  </pic:spPr>
                </pic:pic>
              </a:graphicData>
            </a:graphic>
          </wp:inline>
        </w:drawing>
      </w:r>
      <w:r w:rsidR="00432805" w:rsidRPr="00FC434F">
        <w:t xml:space="preserve"> </w:t>
      </w:r>
    </w:p>
    <w:p w14:paraId="6AB980C6" w14:textId="77777777" w:rsidR="00767EA6" w:rsidRPr="00FC434F" w:rsidRDefault="00767EA6" w:rsidP="000A1BE0">
      <w:pPr>
        <w:pStyle w:val="NoSpacing"/>
        <w:rPr>
          <w:lang w:val="en-ZA"/>
        </w:rPr>
      </w:pPr>
      <w:r w:rsidRPr="00FC434F">
        <w:rPr>
          <w:lang w:val="en-ZA"/>
        </w:rPr>
        <w:br w:type="page"/>
      </w:r>
    </w:p>
    <w:p w14:paraId="698E2A55" w14:textId="77777777" w:rsidR="00D660FC" w:rsidRPr="00FC434F" w:rsidRDefault="00D660FC" w:rsidP="00D660FC">
      <w:pPr>
        <w:pStyle w:val="FakeHeading1"/>
      </w:pPr>
      <w:r w:rsidRPr="00FC434F">
        <w:lastRenderedPageBreak/>
        <w:t>Acknowledgement</w:t>
      </w:r>
    </w:p>
    <w:p w14:paraId="0DFB0022" w14:textId="77777777" w:rsidR="00D660FC" w:rsidRPr="00FC434F" w:rsidRDefault="00054890" w:rsidP="00D660FC">
      <w:r w:rsidRPr="00FC434F">
        <w:t xml:space="preserve">We hereby express our thanks to Sean van der Merwe for </w:t>
      </w:r>
      <w:r w:rsidR="0066380D" w:rsidRPr="00FC434F">
        <w:t>his patient help and support throughout the year.</w:t>
      </w:r>
    </w:p>
    <w:p w14:paraId="7140D87D" w14:textId="77777777" w:rsidR="00D660FC" w:rsidRPr="00FC434F" w:rsidRDefault="00D660FC" w:rsidP="00D660FC">
      <w:pPr>
        <w:rPr>
          <w:color w:val="FF0000"/>
        </w:rPr>
      </w:pPr>
      <w:r w:rsidRPr="00FC434F">
        <w:rPr>
          <w:color w:val="FF0000"/>
        </w:rPr>
        <w:br w:type="page"/>
      </w:r>
    </w:p>
    <w:p w14:paraId="5FBE1FD4" w14:textId="77777777" w:rsidR="006527AE" w:rsidRPr="00FC434F" w:rsidRDefault="00734516" w:rsidP="005D59C5">
      <w:pPr>
        <w:pStyle w:val="FakeHeading1"/>
      </w:pPr>
      <w:r w:rsidRPr="00FC434F">
        <w:lastRenderedPageBreak/>
        <w:t>A</w:t>
      </w:r>
      <w:r w:rsidR="00D660FC" w:rsidRPr="00FC434F">
        <w:t>bstract</w:t>
      </w:r>
    </w:p>
    <w:p w14:paraId="3B319A07" w14:textId="453F8521" w:rsidR="00734516" w:rsidRPr="00FC434F" w:rsidRDefault="00D472C6" w:rsidP="00992265">
      <w:pPr>
        <w:rPr>
          <w:color w:val="FF0000"/>
        </w:rPr>
      </w:pPr>
      <w:r>
        <w:t>Search engines, online stores, and service providers have access to millions of items of information, and without a good recommendation system in place these choices can cause confusion to people when not filtered.  This is a review of the paper titled 'Collaborative Filtering for recommender systems', written in 2014 by Rui-sheng Zhang, Qi-dong Liu, Chun-Gui, Jia-Xuan Wei, Huiyi-Ma. Collaborative filtering (CF) makes automatic predictions about the interests of a user by collecting information on other users’ preferences. CF has been well-tried to be successful in identifying and overcoming the information overload downside. Different approaches have been introduced and applied to make recommendations, but the effectiveness of these approaches is determined by the accuracy and quality of the recommendations made. Various solutions to making quality recommendations are proposed and a dataset application is explored.</w:t>
      </w:r>
      <w:r w:rsidR="00734516" w:rsidRPr="00FC434F">
        <w:rPr>
          <w:color w:val="FF0000"/>
        </w:rPr>
        <w:br w:type="page"/>
      </w:r>
    </w:p>
    <w:p w14:paraId="78EED3A9" w14:textId="77777777" w:rsidR="00734516" w:rsidRPr="00FC434F" w:rsidRDefault="00734516" w:rsidP="005D59C5">
      <w:pPr>
        <w:pStyle w:val="FakeHeading1"/>
      </w:pPr>
      <w:r w:rsidRPr="00FC434F">
        <w:lastRenderedPageBreak/>
        <w:t>Table of Contents</w:t>
      </w:r>
    </w:p>
    <w:p w14:paraId="126CC8DD" w14:textId="252797E7" w:rsidR="0045368C" w:rsidRPr="00FC434F" w:rsidRDefault="005F6EA2">
      <w:pPr>
        <w:pStyle w:val="TOC1"/>
        <w:tabs>
          <w:tab w:val="right" w:leader="dot" w:pos="9017"/>
        </w:tabs>
        <w:rPr>
          <w:noProof/>
          <w:sz w:val="22"/>
          <w:lang w:eastAsia="en-ZA" w:bidi="ar-SA"/>
        </w:rPr>
      </w:pPr>
      <w:r w:rsidRPr="00FC434F">
        <w:fldChar w:fldCharType="begin"/>
      </w:r>
      <w:r w:rsidR="005D59C5" w:rsidRPr="00FC434F">
        <w:instrText xml:space="preserve"> TOC \o "1-3" \h \z \u </w:instrText>
      </w:r>
      <w:r w:rsidRPr="00FC434F">
        <w:fldChar w:fldCharType="separate"/>
      </w:r>
      <w:hyperlink w:anchor="_Toc56765979" w:history="1">
        <w:r w:rsidR="0045368C" w:rsidRPr="00FC434F">
          <w:rPr>
            <w:rStyle w:val="Hyperlink"/>
            <w:noProof/>
          </w:rPr>
          <w:t>Chapter 1 - Introduction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_Toc56765979 \h </w:instrText>
        </w:r>
        <w:r w:rsidR="0045368C" w:rsidRPr="00FC434F">
          <w:rPr>
            <w:noProof/>
            <w:webHidden/>
          </w:rPr>
        </w:r>
        <w:r w:rsidR="0045368C" w:rsidRPr="00FC434F">
          <w:rPr>
            <w:noProof/>
            <w:webHidden/>
          </w:rPr>
          <w:fldChar w:fldCharType="separate"/>
        </w:r>
        <w:r w:rsidR="0045368C" w:rsidRPr="00FC434F">
          <w:rPr>
            <w:noProof/>
            <w:webHidden/>
          </w:rPr>
          <w:t>9</w:t>
        </w:r>
        <w:r w:rsidR="0045368C" w:rsidRPr="00FC434F">
          <w:rPr>
            <w:noProof/>
            <w:webHidden/>
          </w:rPr>
          <w:fldChar w:fldCharType="end"/>
        </w:r>
      </w:hyperlink>
    </w:p>
    <w:p w14:paraId="72628153" w14:textId="6E6966A2" w:rsidR="0045368C" w:rsidRPr="00FC434F" w:rsidRDefault="004758B0">
      <w:pPr>
        <w:pStyle w:val="TOC2"/>
        <w:tabs>
          <w:tab w:val="right" w:leader="dot" w:pos="9017"/>
        </w:tabs>
        <w:rPr>
          <w:noProof/>
          <w:sz w:val="22"/>
          <w:lang w:eastAsia="en-ZA" w:bidi="ar-SA"/>
        </w:rPr>
      </w:pPr>
      <w:hyperlink w:anchor="_Toc56765980" w:history="1">
        <w:r w:rsidR="0045368C" w:rsidRPr="00FC434F">
          <w:rPr>
            <w:rStyle w:val="Hyperlink"/>
            <w:rFonts w:ascii="Times New Roman" w:hAnsi="Times New Roman" w:cs="Times New Roman"/>
            <w:noProof/>
            <w:snapToGrid w:val="0"/>
            <w:w w:val="0"/>
          </w:rPr>
          <w:t>1.1.</w:t>
        </w:r>
        <w:r w:rsidR="0045368C" w:rsidRPr="00FC434F">
          <w:rPr>
            <w:rStyle w:val="Hyperlink"/>
            <w:noProof/>
          </w:rPr>
          <w:t xml:space="preserve"> Recommender Systems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_Toc56765980 \h </w:instrText>
        </w:r>
        <w:r w:rsidR="0045368C" w:rsidRPr="00FC434F">
          <w:rPr>
            <w:noProof/>
            <w:webHidden/>
          </w:rPr>
        </w:r>
        <w:r w:rsidR="0045368C" w:rsidRPr="00FC434F">
          <w:rPr>
            <w:noProof/>
            <w:webHidden/>
          </w:rPr>
          <w:fldChar w:fldCharType="separate"/>
        </w:r>
        <w:r w:rsidR="0045368C" w:rsidRPr="00FC434F">
          <w:rPr>
            <w:noProof/>
            <w:webHidden/>
          </w:rPr>
          <w:t>9</w:t>
        </w:r>
        <w:r w:rsidR="0045368C" w:rsidRPr="00FC434F">
          <w:rPr>
            <w:noProof/>
            <w:webHidden/>
          </w:rPr>
          <w:fldChar w:fldCharType="end"/>
        </w:r>
      </w:hyperlink>
    </w:p>
    <w:p w14:paraId="48085273" w14:textId="29E8F277" w:rsidR="0045368C" w:rsidRPr="00FC434F" w:rsidRDefault="004758B0">
      <w:pPr>
        <w:pStyle w:val="TOC3"/>
        <w:tabs>
          <w:tab w:val="right" w:leader="dot" w:pos="9017"/>
        </w:tabs>
        <w:rPr>
          <w:noProof/>
          <w:sz w:val="22"/>
          <w:lang w:eastAsia="en-ZA" w:bidi="ar-SA"/>
        </w:rPr>
      </w:pPr>
      <w:hyperlink w:anchor="_Toc56765981" w:history="1">
        <w:r w:rsidR="0045368C" w:rsidRPr="00FC434F">
          <w:rPr>
            <w:rStyle w:val="Hyperlink"/>
            <w:noProof/>
          </w:rPr>
          <w:t>1.1.1. What is it?</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_Toc56765981 \h </w:instrText>
        </w:r>
        <w:r w:rsidR="0045368C" w:rsidRPr="00FC434F">
          <w:rPr>
            <w:noProof/>
            <w:webHidden/>
          </w:rPr>
        </w:r>
        <w:r w:rsidR="0045368C" w:rsidRPr="00FC434F">
          <w:rPr>
            <w:noProof/>
            <w:webHidden/>
          </w:rPr>
          <w:fldChar w:fldCharType="separate"/>
        </w:r>
        <w:r w:rsidR="0045368C" w:rsidRPr="00FC434F">
          <w:rPr>
            <w:noProof/>
            <w:webHidden/>
          </w:rPr>
          <w:t>9</w:t>
        </w:r>
        <w:r w:rsidR="0045368C" w:rsidRPr="00FC434F">
          <w:rPr>
            <w:noProof/>
            <w:webHidden/>
          </w:rPr>
          <w:fldChar w:fldCharType="end"/>
        </w:r>
      </w:hyperlink>
    </w:p>
    <w:p w14:paraId="024FE504" w14:textId="6308F4EE" w:rsidR="0045368C" w:rsidRPr="00FC434F" w:rsidRDefault="004758B0">
      <w:pPr>
        <w:pStyle w:val="TOC2"/>
        <w:tabs>
          <w:tab w:val="right" w:leader="dot" w:pos="9017"/>
        </w:tabs>
        <w:rPr>
          <w:noProof/>
          <w:sz w:val="22"/>
          <w:lang w:eastAsia="en-ZA" w:bidi="ar-SA"/>
        </w:rPr>
      </w:pPr>
      <w:hyperlink w:anchor="_Toc56765982" w:history="1">
        <w:r w:rsidR="0045368C" w:rsidRPr="00FC434F">
          <w:rPr>
            <w:rStyle w:val="Hyperlink"/>
            <w:rFonts w:ascii="Times New Roman" w:hAnsi="Times New Roman" w:cs="Times New Roman"/>
            <w:noProof/>
            <w:snapToGrid w:val="0"/>
            <w:w w:val="0"/>
          </w:rPr>
          <w:t>1.2.</w:t>
        </w:r>
        <w:r w:rsidR="0045368C" w:rsidRPr="00FC434F">
          <w:rPr>
            <w:rStyle w:val="Hyperlink"/>
            <w:noProof/>
          </w:rPr>
          <w:t xml:space="preserve"> Collaborative Filtering</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_Toc56765982 \h </w:instrText>
        </w:r>
        <w:r w:rsidR="0045368C" w:rsidRPr="00FC434F">
          <w:rPr>
            <w:noProof/>
            <w:webHidden/>
          </w:rPr>
        </w:r>
        <w:r w:rsidR="0045368C" w:rsidRPr="00FC434F">
          <w:rPr>
            <w:noProof/>
            <w:webHidden/>
          </w:rPr>
          <w:fldChar w:fldCharType="separate"/>
        </w:r>
        <w:r w:rsidR="0045368C" w:rsidRPr="00FC434F">
          <w:rPr>
            <w:noProof/>
            <w:webHidden/>
          </w:rPr>
          <w:t>9</w:t>
        </w:r>
        <w:r w:rsidR="0045368C" w:rsidRPr="00FC434F">
          <w:rPr>
            <w:noProof/>
            <w:webHidden/>
          </w:rPr>
          <w:fldChar w:fldCharType="end"/>
        </w:r>
      </w:hyperlink>
    </w:p>
    <w:p w14:paraId="4E1178C2" w14:textId="3825B826" w:rsidR="0045368C" w:rsidRPr="00FC434F" w:rsidRDefault="004758B0">
      <w:pPr>
        <w:pStyle w:val="TOC2"/>
        <w:tabs>
          <w:tab w:val="right" w:leader="dot" w:pos="9017"/>
        </w:tabs>
        <w:rPr>
          <w:noProof/>
          <w:sz w:val="22"/>
          <w:lang w:eastAsia="en-ZA" w:bidi="ar-SA"/>
        </w:rPr>
      </w:pPr>
      <w:hyperlink w:anchor="_Toc56765983" w:history="1">
        <w:r w:rsidR="0045368C" w:rsidRPr="00FC434F">
          <w:rPr>
            <w:rStyle w:val="Hyperlink"/>
            <w:rFonts w:ascii="Times New Roman" w:hAnsi="Times New Roman" w:cs="Times New Roman"/>
            <w:noProof/>
            <w:snapToGrid w:val="0"/>
            <w:w w:val="0"/>
          </w:rPr>
          <w:t>1.3.</w:t>
        </w:r>
        <w:r w:rsidR="0045368C" w:rsidRPr="00FC434F">
          <w:rPr>
            <w:rStyle w:val="Hyperlink"/>
            <w:noProof/>
          </w:rPr>
          <w:t xml:space="preserve"> Discuss techniques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_Toc56765983 \h </w:instrText>
        </w:r>
        <w:r w:rsidR="0045368C" w:rsidRPr="00FC434F">
          <w:rPr>
            <w:noProof/>
            <w:webHidden/>
          </w:rPr>
        </w:r>
        <w:r w:rsidR="0045368C" w:rsidRPr="00FC434F">
          <w:rPr>
            <w:noProof/>
            <w:webHidden/>
          </w:rPr>
          <w:fldChar w:fldCharType="separate"/>
        </w:r>
        <w:r w:rsidR="0045368C" w:rsidRPr="00FC434F">
          <w:rPr>
            <w:noProof/>
            <w:webHidden/>
          </w:rPr>
          <w:t>10</w:t>
        </w:r>
        <w:r w:rsidR="0045368C" w:rsidRPr="00FC434F">
          <w:rPr>
            <w:noProof/>
            <w:webHidden/>
          </w:rPr>
          <w:fldChar w:fldCharType="end"/>
        </w:r>
      </w:hyperlink>
    </w:p>
    <w:p w14:paraId="0F528E10" w14:textId="2DD30B68" w:rsidR="0045368C" w:rsidRPr="00FC434F" w:rsidRDefault="004758B0">
      <w:pPr>
        <w:pStyle w:val="TOC3"/>
        <w:tabs>
          <w:tab w:val="right" w:leader="dot" w:pos="9017"/>
        </w:tabs>
        <w:rPr>
          <w:noProof/>
          <w:sz w:val="22"/>
          <w:lang w:eastAsia="en-ZA" w:bidi="ar-SA"/>
        </w:rPr>
      </w:pPr>
      <w:hyperlink w:anchor="_Toc56765984" w:history="1">
        <w:r w:rsidR="0045368C" w:rsidRPr="00FC434F">
          <w:rPr>
            <w:rStyle w:val="Hyperlink"/>
            <w:noProof/>
          </w:rPr>
          <w:t>1.3.1. Memory-based approach</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_Toc56765984 \h </w:instrText>
        </w:r>
        <w:r w:rsidR="0045368C" w:rsidRPr="00FC434F">
          <w:rPr>
            <w:noProof/>
            <w:webHidden/>
          </w:rPr>
        </w:r>
        <w:r w:rsidR="0045368C" w:rsidRPr="00FC434F">
          <w:rPr>
            <w:noProof/>
            <w:webHidden/>
          </w:rPr>
          <w:fldChar w:fldCharType="separate"/>
        </w:r>
        <w:r w:rsidR="0045368C" w:rsidRPr="00FC434F">
          <w:rPr>
            <w:noProof/>
            <w:webHidden/>
          </w:rPr>
          <w:t>10</w:t>
        </w:r>
        <w:r w:rsidR="0045368C" w:rsidRPr="00FC434F">
          <w:rPr>
            <w:noProof/>
            <w:webHidden/>
          </w:rPr>
          <w:fldChar w:fldCharType="end"/>
        </w:r>
      </w:hyperlink>
    </w:p>
    <w:p w14:paraId="6D20AF49" w14:textId="770DF43D" w:rsidR="0045368C" w:rsidRPr="00FC434F" w:rsidRDefault="004758B0">
      <w:pPr>
        <w:pStyle w:val="TOC2"/>
        <w:tabs>
          <w:tab w:val="right" w:leader="dot" w:pos="9017"/>
        </w:tabs>
        <w:rPr>
          <w:noProof/>
          <w:sz w:val="22"/>
          <w:lang w:eastAsia="en-ZA" w:bidi="ar-SA"/>
        </w:rPr>
      </w:pPr>
      <w:hyperlink w:anchor="_Toc56765985" w:history="1">
        <w:r w:rsidR="0045368C" w:rsidRPr="00FC434F">
          <w:rPr>
            <w:rStyle w:val="Hyperlink"/>
            <w:rFonts w:ascii="Times New Roman" w:hAnsi="Times New Roman" w:cs="Times New Roman"/>
            <w:noProof/>
            <w:snapToGrid w:val="0"/>
            <w:w w:val="0"/>
          </w:rPr>
          <w:t>1.4.</w:t>
        </w:r>
        <w:r w:rsidR="0045368C" w:rsidRPr="00FC434F">
          <w:rPr>
            <w:rStyle w:val="Hyperlink"/>
            <w:noProof/>
          </w:rPr>
          <w:t xml:space="preserve"> Conclusion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_Toc56765985 \h </w:instrText>
        </w:r>
        <w:r w:rsidR="0045368C" w:rsidRPr="00FC434F">
          <w:rPr>
            <w:noProof/>
            <w:webHidden/>
          </w:rPr>
        </w:r>
        <w:r w:rsidR="0045368C" w:rsidRPr="00FC434F">
          <w:rPr>
            <w:noProof/>
            <w:webHidden/>
          </w:rPr>
          <w:fldChar w:fldCharType="separate"/>
        </w:r>
        <w:r w:rsidR="0045368C" w:rsidRPr="00FC434F">
          <w:rPr>
            <w:noProof/>
            <w:webHidden/>
          </w:rPr>
          <w:t>12</w:t>
        </w:r>
        <w:r w:rsidR="0045368C" w:rsidRPr="00FC434F">
          <w:rPr>
            <w:noProof/>
            <w:webHidden/>
          </w:rPr>
          <w:fldChar w:fldCharType="end"/>
        </w:r>
      </w:hyperlink>
    </w:p>
    <w:p w14:paraId="19F17B8F" w14:textId="6618B674" w:rsidR="0045368C" w:rsidRPr="00FC434F" w:rsidRDefault="004758B0">
      <w:pPr>
        <w:pStyle w:val="TOC1"/>
        <w:tabs>
          <w:tab w:val="right" w:leader="dot" w:pos="9017"/>
        </w:tabs>
        <w:rPr>
          <w:noProof/>
          <w:sz w:val="22"/>
          <w:lang w:eastAsia="en-ZA" w:bidi="ar-SA"/>
        </w:rPr>
      </w:pPr>
      <w:hyperlink w:anchor="_Toc56765986" w:history="1">
        <w:r w:rsidR="0045368C" w:rsidRPr="00FC434F">
          <w:rPr>
            <w:rStyle w:val="Hyperlink"/>
            <w:noProof/>
          </w:rPr>
          <w:t>Chapter 2 - Literature Study</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_Toc56765986 \h </w:instrText>
        </w:r>
        <w:r w:rsidR="0045368C" w:rsidRPr="00FC434F">
          <w:rPr>
            <w:noProof/>
            <w:webHidden/>
          </w:rPr>
        </w:r>
        <w:r w:rsidR="0045368C" w:rsidRPr="00FC434F">
          <w:rPr>
            <w:noProof/>
            <w:webHidden/>
          </w:rPr>
          <w:fldChar w:fldCharType="separate"/>
        </w:r>
        <w:r w:rsidR="0045368C" w:rsidRPr="00FC434F">
          <w:rPr>
            <w:noProof/>
            <w:webHidden/>
          </w:rPr>
          <w:t>13</w:t>
        </w:r>
        <w:r w:rsidR="0045368C" w:rsidRPr="00FC434F">
          <w:rPr>
            <w:noProof/>
            <w:webHidden/>
          </w:rPr>
          <w:fldChar w:fldCharType="end"/>
        </w:r>
      </w:hyperlink>
    </w:p>
    <w:p w14:paraId="601DD020" w14:textId="36BD8DC2" w:rsidR="0045368C" w:rsidRPr="00FC434F" w:rsidRDefault="004758B0">
      <w:pPr>
        <w:pStyle w:val="TOC2"/>
        <w:tabs>
          <w:tab w:val="right" w:leader="dot" w:pos="9017"/>
        </w:tabs>
        <w:rPr>
          <w:noProof/>
          <w:sz w:val="22"/>
          <w:lang w:eastAsia="en-ZA" w:bidi="ar-SA"/>
        </w:rPr>
      </w:pPr>
      <w:hyperlink w:anchor="_Toc56765987" w:history="1">
        <w:r w:rsidR="0045368C" w:rsidRPr="00FC434F">
          <w:rPr>
            <w:rStyle w:val="Hyperlink"/>
            <w:rFonts w:ascii="Times New Roman" w:hAnsi="Times New Roman" w:cs="Times New Roman"/>
            <w:noProof/>
            <w:snapToGrid w:val="0"/>
            <w:w w:val="0"/>
          </w:rPr>
          <w:t>2.1.</w:t>
        </w:r>
        <w:r w:rsidR="0045368C" w:rsidRPr="00FC434F">
          <w:rPr>
            <w:rStyle w:val="Hyperlink"/>
            <w:noProof/>
          </w:rPr>
          <w:t xml:space="preserve"> Collaborative Filtering</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_Toc56765987 \h </w:instrText>
        </w:r>
        <w:r w:rsidR="0045368C" w:rsidRPr="00FC434F">
          <w:rPr>
            <w:noProof/>
            <w:webHidden/>
          </w:rPr>
        </w:r>
        <w:r w:rsidR="0045368C" w:rsidRPr="00FC434F">
          <w:rPr>
            <w:noProof/>
            <w:webHidden/>
          </w:rPr>
          <w:fldChar w:fldCharType="separate"/>
        </w:r>
        <w:r w:rsidR="0045368C" w:rsidRPr="00FC434F">
          <w:rPr>
            <w:noProof/>
            <w:webHidden/>
          </w:rPr>
          <w:t>13</w:t>
        </w:r>
        <w:r w:rsidR="0045368C" w:rsidRPr="00FC434F">
          <w:rPr>
            <w:noProof/>
            <w:webHidden/>
          </w:rPr>
          <w:fldChar w:fldCharType="end"/>
        </w:r>
      </w:hyperlink>
    </w:p>
    <w:p w14:paraId="72C637C9" w14:textId="507E95A9" w:rsidR="0045368C" w:rsidRPr="00FC434F" w:rsidRDefault="004758B0">
      <w:pPr>
        <w:pStyle w:val="TOC2"/>
        <w:tabs>
          <w:tab w:val="right" w:leader="dot" w:pos="9017"/>
        </w:tabs>
        <w:rPr>
          <w:noProof/>
          <w:sz w:val="22"/>
          <w:lang w:eastAsia="en-ZA" w:bidi="ar-SA"/>
        </w:rPr>
      </w:pPr>
      <w:hyperlink w:anchor="_Toc56765988" w:history="1">
        <w:r w:rsidR="0045368C" w:rsidRPr="00FC434F">
          <w:rPr>
            <w:rStyle w:val="Hyperlink"/>
            <w:rFonts w:ascii="Times New Roman" w:hAnsi="Times New Roman" w:cs="Times New Roman"/>
            <w:noProof/>
            <w:snapToGrid w:val="0"/>
            <w:w w:val="0"/>
          </w:rPr>
          <w:t>2.2.</w:t>
        </w:r>
        <w:r w:rsidR="0045368C" w:rsidRPr="00FC434F">
          <w:rPr>
            <w:rStyle w:val="Hyperlink"/>
            <w:noProof/>
          </w:rPr>
          <w:t xml:space="preserve"> Challenges of Collaborative Filtering</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_Toc56765988 \h </w:instrText>
        </w:r>
        <w:r w:rsidR="0045368C" w:rsidRPr="00FC434F">
          <w:rPr>
            <w:noProof/>
            <w:webHidden/>
          </w:rPr>
        </w:r>
        <w:r w:rsidR="0045368C" w:rsidRPr="00FC434F">
          <w:rPr>
            <w:noProof/>
            <w:webHidden/>
          </w:rPr>
          <w:fldChar w:fldCharType="separate"/>
        </w:r>
        <w:r w:rsidR="0045368C" w:rsidRPr="00FC434F">
          <w:rPr>
            <w:noProof/>
            <w:webHidden/>
          </w:rPr>
          <w:t>13</w:t>
        </w:r>
        <w:r w:rsidR="0045368C" w:rsidRPr="00FC434F">
          <w:rPr>
            <w:noProof/>
            <w:webHidden/>
          </w:rPr>
          <w:fldChar w:fldCharType="end"/>
        </w:r>
      </w:hyperlink>
    </w:p>
    <w:p w14:paraId="395703E5" w14:textId="65B83663" w:rsidR="0045368C" w:rsidRPr="00FC434F" w:rsidRDefault="004758B0">
      <w:pPr>
        <w:pStyle w:val="TOC2"/>
        <w:tabs>
          <w:tab w:val="right" w:leader="dot" w:pos="9017"/>
        </w:tabs>
        <w:rPr>
          <w:noProof/>
          <w:sz w:val="22"/>
          <w:lang w:eastAsia="en-ZA" w:bidi="ar-SA"/>
        </w:rPr>
      </w:pPr>
      <w:hyperlink w:anchor="_Toc56765989" w:history="1">
        <w:r w:rsidR="0045368C" w:rsidRPr="00FC434F">
          <w:rPr>
            <w:rStyle w:val="Hyperlink"/>
            <w:rFonts w:ascii="Times New Roman" w:hAnsi="Times New Roman" w:cs="Times New Roman"/>
            <w:noProof/>
            <w:snapToGrid w:val="0"/>
            <w:w w:val="0"/>
          </w:rPr>
          <w:t>2.3.</w:t>
        </w:r>
        <w:r w:rsidR="0045368C" w:rsidRPr="00FC434F">
          <w:rPr>
            <w:rStyle w:val="Hyperlink"/>
            <w:noProof/>
          </w:rPr>
          <w:t xml:space="preserve"> Methods of Collaborative Filtering</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_Toc56765989 \h </w:instrText>
        </w:r>
        <w:r w:rsidR="0045368C" w:rsidRPr="00FC434F">
          <w:rPr>
            <w:noProof/>
            <w:webHidden/>
          </w:rPr>
        </w:r>
        <w:r w:rsidR="0045368C" w:rsidRPr="00FC434F">
          <w:rPr>
            <w:noProof/>
            <w:webHidden/>
          </w:rPr>
          <w:fldChar w:fldCharType="separate"/>
        </w:r>
        <w:r w:rsidR="0045368C" w:rsidRPr="00FC434F">
          <w:rPr>
            <w:noProof/>
            <w:webHidden/>
          </w:rPr>
          <w:t>13</w:t>
        </w:r>
        <w:r w:rsidR="0045368C" w:rsidRPr="00FC434F">
          <w:rPr>
            <w:noProof/>
            <w:webHidden/>
          </w:rPr>
          <w:fldChar w:fldCharType="end"/>
        </w:r>
      </w:hyperlink>
    </w:p>
    <w:p w14:paraId="5A3D34FE" w14:textId="0FA79DB3" w:rsidR="0045368C" w:rsidRPr="00FC434F" w:rsidRDefault="004758B0">
      <w:pPr>
        <w:pStyle w:val="TOC2"/>
        <w:tabs>
          <w:tab w:val="right" w:leader="dot" w:pos="9017"/>
        </w:tabs>
        <w:rPr>
          <w:noProof/>
          <w:sz w:val="22"/>
          <w:lang w:eastAsia="en-ZA" w:bidi="ar-SA"/>
        </w:rPr>
      </w:pPr>
      <w:hyperlink w:anchor="_Toc56765990" w:history="1">
        <w:r w:rsidR="0045368C" w:rsidRPr="00FC434F">
          <w:rPr>
            <w:rStyle w:val="Hyperlink"/>
            <w:rFonts w:ascii="Times New Roman" w:hAnsi="Times New Roman" w:cs="Times New Roman"/>
            <w:noProof/>
            <w:snapToGrid w:val="0"/>
            <w:w w:val="0"/>
          </w:rPr>
          <w:t>2.4.</w:t>
        </w:r>
        <w:r w:rsidR="0045368C" w:rsidRPr="00FC434F">
          <w:rPr>
            <w:rStyle w:val="Hyperlink"/>
            <w:noProof/>
          </w:rPr>
          <w:t xml:space="preserve"> Algorithms of collaborative filtering:</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_Toc56765990 \h </w:instrText>
        </w:r>
        <w:r w:rsidR="0045368C" w:rsidRPr="00FC434F">
          <w:rPr>
            <w:noProof/>
            <w:webHidden/>
          </w:rPr>
        </w:r>
        <w:r w:rsidR="0045368C" w:rsidRPr="00FC434F">
          <w:rPr>
            <w:noProof/>
            <w:webHidden/>
          </w:rPr>
          <w:fldChar w:fldCharType="separate"/>
        </w:r>
        <w:r w:rsidR="0045368C" w:rsidRPr="00FC434F">
          <w:rPr>
            <w:noProof/>
            <w:webHidden/>
          </w:rPr>
          <w:t>14</w:t>
        </w:r>
        <w:r w:rsidR="0045368C" w:rsidRPr="00FC434F">
          <w:rPr>
            <w:noProof/>
            <w:webHidden/>
          </w:rPr>
          <w:fldChar w:fldCharType="end"/>
        </w:r>
      </w:hyperlink>
    </w:p>
    <w:p w14:paraId="7926D514" w14:textId="69F95E81" w:rsidR="0045368C" w:rsidRPr="00FC434F" w:rsidRDefault="004758B0">
      <w:pPr>
        <w:pStyle w:val="TOC2"/>
        <w:tabs>
          <w:tab w:val="right" w:leader="dot" w:pos="9017"/>
        </w:tabs>
        <w:rPr>
          <w:noProof/>
          <w:sz w:val="22"/>
          <w:lang w:eastAsia="en-ZA" w:bidi="ar-SA"/>
        </w:rPr>
      </w:pPr>
      <w:hyperlink w:anchor="_Toc56765991" w:history="1">
        <w:r w:rsidR="0045368C" w:rsidRPr="00FC434F">
          <w:rPr>
            <w:rStyle w:val="Hyperlink"/>
            <w:rFonts w:ascii="Times New Roman" w:hAnsi="Times New Roman" w:cs="Times New Roman"/>
            <w:noProof/>
            <w:snapToGrid w:val="0"/>
            <w:w w:val="0"/>
          </w:rPr>
          <w:t>2.5.</w:t>
        </w:r>
        <w:r w:rsidR="0045368C" w:rsidRPr="00FC434F">
          <w:rPr>
            <w:rStyle w:val="Hyperlink"/>
            <w:noProof/>
          </w:rPr>
          <w:t xml:space="preserve"> Memory Based Collaborative Filtering Techniques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_Toc56765991 \h </w:instrText>
        </w:r>
        <w:r w:rsidR="0045368C" w:rsidRPr="00FC434F">
          <w:rPr>
            <w:noProof/>
            <w:webHidden/>
          </w:rPr>
        </w:r>
        <w:r w:rsidR="0045368C" w:rsidRPr="00FC434F">
          <w:rPr>
            <w:noProof/>
            <w:webHidden/>
          </w:rPr>
          <w:fldChar w:fldCharType="separate"/>
        </w:r>
        <w:r w:rsidR="0045368C" w:rsidRPr="00FC434F">
          <w:rPr>
            <w:noProof/>
            <w:webHidden/>
          </w:rPr>
          <w:t>15</w:t>
        </w:r>
        <w:r w:rsidR="0045368C" w:rsidRPr="00FC434F">
          <w:rPr>
            <w:noProof/>
            <w:webHidden/>
          </w:rPr>
          <w:fldChar w:fldCharType="end"/>
        </w:r>
      </w:hyperlink>
    </w:p>
    <w:p w14:paraId="61C9542E" w14:textId="2D87A2A4" w:rsidR="0045368C" w:rsidRPr="00FC434F" w:rsidRDefault="004758B0">
      <w:pPr>
        <w:pStyle w:val="TOC3"/>
        <w:tabs>
          <w:tab w:val="right" w:leader="dot" w:pos="9017"/>
        </w:tabs>
        <w:rPr>
          <w:noProof/>
          <w:sz w:val="22"/>
          <w:lang w:eastAsia="en-ZA" w:bidi="ar-SA"/>
        </w:rPr>
      </w:pPr>
      <w:hyperlink w:anchor="_Toc56765992" w:history="1">
        <w:r w:rsidR="0045368C" w:rsidRPr="00FC434F">
          <w:rPr>
            <w:rStyle w:val="Hyperlink"/>
            <w:noProof/>
          </w:rPr>
          <w:t>2.5.1. Introduction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_Toc56765992 \h </w:instrText>
        </w:r>
        <w:r w:rsidR="0045368C" w:rsidRPr="00FC434F">
          <w:rPr>
            <w:noProof/>
            <w:webHidden/>
          </w:rPr>
        </w:r>
        <w:r w:rsidR="0045368C" w:rsidRPr="00FC434F">
          <w:rPr>
            <w:noProof/>
            <w:webHidden/>
          </w:rPr>
          <w:fldChar w:fldCharType="separate"/>
        </w:r>
        <w:r w:rsidR="0045368C" w:rsidRPr="00FC434F">
          <w:rPr>
            <w:noProof/>
            <w:webHidden/>
          </w:rPr>
          <w:t>15</w:t>
        </w:r>
        <w:r w:rsidR="0045368C" w:rsidRPr="00FC434F">
          <w:rPr>
            <w:noProof/>
            <w:webHidden/>
          </w:rPr>
          <w:fldChar w:fldCharType="end"/>
        </w:r>
      </w:hyperlink>
    </w:p>
    <w:p w14:paraId="03AF428E" w14:textId="777C99EC" w:rsidR="0045368C" w:rsidRPr="00FC434F" w:rsidRDefault="004758B0">
      <w:pPr>
        <w:pStyle w:val="TOC3"/>
        <w:tabs>
          <w:tab w:val="right" w:leader="dot" w:pos="9017"/>
        </w:tabs>
        <w:rPr>
          <w:noProof/>
          <w:sz w:val="22"/>
          <w:lang w:eastAsia="en-ZA" w:bidi="ar-SA"/>
        </w:rPr>
      </w:pPr>
      <w:hyperlink w:anchor="_Toc56765993" w:history="1">
        <w:r w:rsidR="0045368C" w:rsidRPr="00FC434F">
          <w:rPr>
            <w:rStyle w:val="Hyperlink"/>
            <w:noProof/>
          </w:rPr>
          <w:t>2.5.2. User and Item-based collaborative filtering</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_Toc56765993 \h </w:instrText>
        </w:r>
        <w:r w:rsidR="0045368C" w:rsidRPr="00FC434F">
          <w:rPr>
            <w:noProof/>
            <w:webHidden/>
          </w:rPr>
        </w:r>
        <w:r w:rsidR="0045368C" w:rsidRPr="00FC434F">
          <w:rPr>
            <w:noProof/>
            <w:webHidden/>
          </w:rPr>
          <w:fldChar w:fldCharType="separate"/>
        </w:r>
        <w:r w:rsidR="0045368C" w:rsidRPr="00FC434F">
          <w:rPr>
            <w:noProof/>
            <w:webHidden/>
          </w:rPr>
          <w:t>16</w:t>
        </w:r>
        <w:r w:rsidR="0045368C" w:rsidRPr="00FC434F">
          <w:rPr>
            <w:noProof/>
            <w:webHidden/>
          </w:rPr>
          <w:fldChar w:fldCharType="end"/>
        </w:r>
      </w:hyperlink>
    </w:p>
    <w:p w14:paraId="7598ECE4" w14:textId="028C00E2" w:rsidR="0045368C" w:rsidRPr="00FC434F" w:rsidRDefault="004758B0">
      <w:pPr>
        <w:pStyle w:val="TOC3"/>
        <w:tabs>
          <w:tab w:val="right" w:leader="dot" w:pos="9017"/>
        </w:tabs>
        <w:rPr>
          <w:noProof/>
          <w:sz w:val="22"/>
          <w:lang w:eastAsia="en-ZA" w:bidi="ar-SA"/>
        </w:rPr>
      </w:pPr>
      <w:hyperlink w:anchor="_Toc56765994" w:history="1">
        <w:r w:rsidR="0045368C" w:rsidRPr="00FC434F">
          <w:rPr>
            <w:rStyle w:val="Hyperlink"/>
            <w:noProof/>
          </w:rPr>
          <w:t>2.5.3. User-based collaborative filtering</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_Toc56765994 \h </w:instrText>
        </w:r>
        <w:r w:rsidR="0045368C" w:rsidRPr="00FC434F">
          <w:rPr>
            <w:noProof/>
            <w:webHidden/>
          </w:rPr>
        </w:r>
        <w:r w:rsidR="0045368C" w:rsidRPr="00FC434F">
          <w:rPr>
            <w:noProof/>
            <w:webHidden/>
          </w:rPr>
          <w:fldChar w:fldCharType="separate"/>
        </w:r>
        <w:r w:rsidR="0045368C" w:rsidRPr="00FC434F">
          <w:rPr>
            <w:noProof/>
            <w:webHidden/>
          </w:rPr>
          <w:t>16</w:t>
        </w:r>
        <w:r w:rsidR="0045368C" w:rsidRPr="00FC434F">
          <w:rPr>
            <w:noProof/>
            <w:webHidden/>
          </w:rPr>
          <w:fldChar w:fldCharType="end"/>
        </w:r>
      </w:hyperlink>
    </w:p>
    <w:p w14:paraId="06C4E696" w14:textId="66A27F7A" w:rsidR="0045368C" w:rsidRPr="00FC434F" w:rsidRDefault="004758B0">
      <w:pPr>
        <w:pStyle w:val="TOC3"/>
        <w:tabs>
          <w:tab w:val="right" w:leader="dot" w:pos="9017"/>
        </w:tabs>
        <w:rPr>
          <w:noProof/>
          <w:sz w:val="22"/>
          <w:lang w:eastAsia="en-ZA" w:bidi="ar-SA"/>
        </w:rPr>
      </w:pPr>
      <w:hyperlink w:anchor="_Toc56765995" w:history="1">
        <w:r w:rsidR="0045368C" w:rsidRPr="00FC434F">
          <w:rPr>
            <w:rStyle w:val="Hyperlink"/>
            <w:noProof/>
          </w:rPr>
          <w:t>2.5.4. Item-based collaborative filtering</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_Toc56765995 \h </w:instrText>
        </w:r>
        <w:r w:rsidR="0045368C" w:rsidRPr="00FC434F">
          <w:rPr>
            <w:noProof/>
            <w:webHidden/>
          </w:rPr>
        </w:r>
        <w:r w:rsidR="0045368C" w:rsidRPr="00FC434F">
          <w:rPr>
            <w:noProof/>
            <w:webHidden/>
          </w:rPr>
          <w:fldChar w:fldCharType="separate"/>
        </w:r>
        <w:r w:rsidR="0045368C" w:rsidRPr="00FC434F">
          <w:rPr>
            <w:noProof/>
            <w:webHidden/>
          </w:rPr>
          <w:t>16</w:t>
        </w:r>
        <w:r w:rsidR="0045368C" w:rsidRPr="00FC434F">
          <w:rPr>
            <w:noProof/>
            <w:webHidden/>
          </w:rPr>
          <w:fldChar w:fldCharType="end"/>
        </w:r>
      </w:hyperlink>
    </w:p>
    <w:p w14:paraId="4ACEB06E" w14:textId="4178A4C8" w:rsidR="0045368C" w:rsidRPr="00FC434F" w:rsidRDefault="004758B0">
      <w:pPr>
        <w:pStyle w:val="TOC3"/>
        <w:tabs>
          <w:tab w:val="right" w:leader="dot" w:pos="9017"/>
        </w:tabs>
        <w:rPr>
          <w:noProof/>
          <w:sz w:val="22"/>
          <w:lang w:eastAsia="en-ZA" w:bidi="ar-SA"/>
        </w:rPr>
      </w:pPr>
      <w:hyperlink w:anchor="_Toc56765996" w:history="1">
        <w:r w:rsidR="0045368C" w:rsidRPr="00FC434F">
          <w:rPr>
            <w:rStyle w:val="Hyperlink"/>
            <w:noProof/>
          </w:rPr>
          <w:t>2.5.5. Similarity computation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_Toc56765996 \h </w:instrText>
        </w:r>
        <w:r w:rsidR="0045368C" w:rsidRPr="00FC434F">
          <w:rPr>
            <w:noProof/>
            <w:webHidden/>
          </w:rPr>
        </w:r>
        <w:r w:rsidR="0045368C" w:rsidRPr="00FC434F">
          <w:rPr>
            <w:noProof/>
            <w:webHidden/>
          </w:rPr>
          <w:fldChar w:fldCharType="separate"/>
        </w:r>
        <w:r w:rsidR="0045368C" w:rsidRPr="00FC434F">
          <w:rPr>
            <w:noProof/>
            <w:webHidden/>
          </w:rPr>
          <w:t>16</w:t>
        </w:r>
        <w:r w:rsidR="0045368C" w:rsidRPr="00FC434F">
          <w:rPr>
            <w:noProof/>
            <w:webHidden/>
          </w:rPr>
          <w:fldChar w:fldCharType="end"/>
        </w:r>
      </w:hyperlink>
    </w:p>
    <w:p w14:paraId="76533EAE" w14:textId="442B4156" w:rsidR="0045368C" w:rsidRPr="00FC434F" w:rsidRDefault="004758B0">
      <w:pPr>
        <w:pStyle w:val="TOC3"/>
        <w:tabs>
          <w:tab w:val="right" w:leader="dot" w:pos="9017"/>
        </w:tabs>
        <w:rPr>
          <w:noProof/>
          <w:sz w:val="22"/>
          <w:lang w:eastAsia="en-ZA" w:bidi="ar-SA"/>
        </w:rPr>
      </w:pPr>
      <w:hyperlink w:anchor="_Toc56765997" w:history="1">
        <w:r w:rsidR="0045368C" w:rsidRPr="00FC434F">
          <w:rPr>
            <w:rStyle w:val="Hyperlink"/>
            <w:noProof/>
          </w:rPr>
          <w:t>2.5.6. Summary</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_Toc56765997 \h </w:instrText>
        </w:r>
        <w:r w:rsidR="0045368C" w:rsidRPr="00FC434F">
          <w:rPr>
            <w:noProof/>
            <w:webHidden/>
          </w:rPr>
        </w:r>
        <w:r w:rsidR="0045368C" w:rsidRPr="00FC434F">
          <w:rPr>
            <w:noProof/>
            <w:webHidden/>
          </w:rPr>
          <w:fldChar w:fldCharType="separate"/>
        </w:r>
        <w:r w:rsidR="0045368C" w:rsidRPr="00FC434F">
          <w:rPr>
            <w:noProof/>
            <w:webHidden/>
          </w:rPr>
          <w:t>20</w:t>
        </w:r>
        <w:r w:rsidR="0045368C" w:rsidRPr="00FC434F">
          <w:rPr>
            <w:noProof/>
            <w:webHidden/>
          </w:rPr>
          <w:fldChar w:fldCharType="end"/>
        </w:r>
      </w:hyperlink>
    </w:p>
    <w:p w14:paraId="7298876D" w14:textId="1A7EB880" w:rsidR="0045368C" w:rsidRPr="00FC434F" w:rsidRDefault="0037789C">
      <w:pPr>
        <w:pStyle w:val="TOC2"/>
        <w:tabs>
          <w:tab w:val="right" w:leader="dot" w:pos="9017"/>
        </w:tabs>
        <w:rPr>
          <w:noProof/>
          <w:sz w:val="22"/>
          <w:lang w:eastAsia="en-ZA" w:bidi="ar-SA"/>
        </w:rPr>
      </w:pPr>
      <w:hyperlink w:anchor="_Toc56765998" w:history="1">
        <w:r w:rsidR="0045368C" w:rsidRPr="00FC434F">
          <w:rPr>
            <w:rStyle w:val="Hyperlink"/>
            <w:rFonts w:ascii="Times New Roman" w:hAnsi="Times New Roman" w:cs="Times New Roman"/>
            <w:noProof/>
            <w:snapToGrid w:val="0"/>
            <w:w w:val="0"/>
          </w:rPr>
          <w:t>2.6.</w:t>
        </w:r>
        <w:r w:rsidR="0045368C" w:rsidRPr="00FC434F">
          <w:rPr>
            <w:rStyle w:val="Hyperlink"/>
            <w:noProof/>
          </w:rPr>
          <w:t xml:space="preserve"> Matrix </w:t>
        </w:r>
        <w:r w:rsidR="005D656F">
          <w:rPr>
            <w:rStyle w:val="Hyperlink"/>
            <w:noProof/>
          </w:rPr>
          <w:t>Factorisation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_Toc56765998 \h </w:instrText>
        </w:r>
        <w:r w:rsidR="0045368C" w:rsidRPr="00FC434F">
          <w:rPr>
            <w:noProof/>
            <w:webHidden/>
          </w:rPr>
        </w:r>
        <w:r w:rsidR="0045368C" w:rsidRPr="00FC434F">
          <w:rPr>
            <w:noProof/>
            <w:webHidden/>
          </w:rPr>
          <w:fldChar w:fldCharType="separate"/>
        </w:r>
        <w:r w:rsidR="0045368C" w:rsidRPr="00FC434F">
          <w:rPr>
            <w:noProof/>
            <w:webHidden/>
          </w:rPr>
          <w:t>20</w:t>
        </w:r>
        <w:r w:rsidR="0045368C" w:rsidRPr="00FC434F">
          <w:rPr>
            <w:noProof/>
            <w:webHidden/>
          </w:rPr>
          <w:fldChar w:fldCharType="end"/>
        </w:r>
      </w:hyperlink>
    </w:p>
    <w:p w14:paraId="6090684B" w14:textId="0A78C332" w:rsidR="0045368C" w:rsidRPr="00FC434F" w:rsidRDefault="0037789C">
      <w:pPr>
        <w:pStyle w:val="TOC3"/>
        <w:tabs>
          <w:tab w:val="right" w:leader="dot" w:pos="9017"/>
        </w:tabs>
        <w:rPr>
          <w:noProof/>
          <w:sz w:val="22"/>
          <w:lang w:eastAsia="en-ZA" w:bidi="ar-SA"/>
        </w:rPr>
      </w:pPr>
      <w:hyperlink w:anchor="_Toc56765999" w:history="1">
        <w:r w:rsidR="0045368C" w:rsidRPr="00FC434F">
          <w:rPr>
            <w:rStyle w:val="Hyperlink"/>
            <w:noProof/>
          </w:rPr>
          <w:t xml:space="preserve">2.6.1. Introduction to Matrix </w:t>
        </w:r>
        <w:r w:rsidR="005D656F">
          <w:rPr>
            <w:rStyle w:val="Hyperlink"/>
            <w:noProof/>
          </w:rPr>
          <w:t>Factorisation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_Toc56765999 \h </w:instrText>
        </w:r>
        <w:r w:rsidR="0045368C" w:rsidRPr="00FC434F">
          <w:rPr>
            <w:noProof/>
            <w:webHidden/>
          </w:rPr>
        </w:r>
        <w:r w:rsidR="0045368C" w:rsidRPr="00FC434F">
          <w:rPr>
            <w:noProof/>
            <w:webHidden/>
          </w:rPr>
          <w:fldChar w:fldCharType="separate"/>
        </w:r>
        <w:r w:rsidR="0045368C" w:rsidRPr="00FC434F">
          <w:rPr>
            <w:noProof/>
            <w:webHidden/>
          </w:rPr>
          <w:t>20</w:t>
        </w:r>
        <w:r w:rsidR="0045368C" w:rsidRPr="00FC434F">
          <w:rPr>
            <w:noProof/>
            <w:webHidden/>
          </w:rPr>
          <w:fldChar w:fldCharType="end"/>
        </w:r>
      </w:hyperlink>
    </w:p>
    <w:p w14:paraId="1EFDDD4A" w14:textId="7FE4E981" w:rsidR="0045368C" w:rsidRPr="00FC434F" w:rsidRDefault="004758B0">
      <w:pPr>
        <w:pStyle w:val="TOC3"/>
        <w:tabs>
          <w:tab w:val="right" w:leader="dot" w:pos="9017"/>
        </w:tabs>
        <w:rPr>
          <w:noProof/>
          <w:sz w:val="22"/>
          <w:lang w:eastAsia="en-ZA" w:bidi="ar-SA"/>
        </w:rPr>
      </w:pPr>
      <w:hyperlink w:anchor="_Toc56766000" w:history="1">
        <w:r w:rsidR="0045368C" w:rsidRPr="00FC434F">
          <w:rPr>
            <w:rStyle w:val="Hyperlink"/>
            <w:noProof/>
          </w:rPr>
          <w:t>2.6.2. Methods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_Toc56766000 \h </w:instrText>
        </w:r>
        <w:r w:rsidR="0045368C" w:rsidRPr="00FC434F">
          <w:rPr>
            <w:noProof/>
            <w:webHidden/>
          </w:rPr>
        </w:r>
        <w:r w:rsidR="0045368C" w:rsidRPr="00FC434F">
          <w:rPr>
            <w:noProof/>
            <w:webHidden/>
          </w:rPr>
          <w:fldChar w:fldCharType="separate"/>
        </w:r>
        <w:r w:rsidR="0045368C" w:rsidRPr="00FC434F">
          <w:rPr>
            <w:noProof/>
            <w:webHidden/>
          </w:rPr>
          <w:t>21</w:t>
        </w:r>
        <w:r w:rsidR="0045368C" w:rsidRPr="00FC434F">
          <w:rPr>
            <w:noProof/>
            <w:webHidden/>
          </w:rPr>
          <w:fldChar w:fldCharType="end"/>
        </w:r>
      </w:hyperlink>
    </w:p>
    <w:p w14:paraId="0C1F23C5" w14:textId="269DAC50" w:rsidR="0045368C" w:rsidRPr="00FC434F" w:rsidRDefault="004758B0">
      <w:pPr>
        <w:pStyle w:val="TOC2"/>
        <w:tabs>
          <w:tab w:val="right" w:leader="dot" w:pos="9017"/>
        </w:tabs>
        <w:rPr>
          <w:noProof/>
          <w:sz w:val="22"/>
          <w:lang w:eastAsia="en-ZA" w:bidi="ar-SA"/>
        </w:rPr>
      </w:pPr>
      <w:hyperlink w:anchor="_Toc56766001" w:history="1">
        <w:r w:rsidR="0045368C" w:rsidRPr="00FC434F">
          <w:rPr>
            <w:rStyle w:val="Hyperlink"/>
            <w:noProof/>
          </w:rPr>
          <w:t>2.3.3. Summary</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_Toc56766001 \h </w:instrText>
        </w:r>
        <w:r w:rsidR="0045368C" w:rsidRPr="00FC434F">
          <w:rPr>
            <w:noProof/>
            <w:webHidden/>
          </w:rPr>
        </w:r>
        <w:r w:rsidR="0045368C" w:rsidRPr="00FC434F">
          <w:rPr>
            <w:noProof/>
            <w:webHidden/>
          </w:rPr>
          <w:fldChar w:fldCharType="separate"/>
        </w:r>
        <w:r w:rsidR="0045368C" w:rsidRPr="00FC434F">
          <w:rPr>
            <w:noProof/>
            <w:webHidden/>
          </w:rPr>
          <w:t>23</w:t>
        </w:r>
        <w:r w:rsidR="0045368C" w:rsidRPr="00FC434F">
          <w:rPr>
            <w:noProof/>
            <w:webHidden/>
          </w:rPr>
          <w:fldChar w:fldCharType="end"/>
        </w:r>
      </w:hyperlink>
    </w:p>
    <w:p w14:paraId="21AC05C6" w14:textId="11053696" w:rsidR="0045368C" w:rsidRPr="00FC434F" w:rsidRDefault="004758B0">
      <w:pPr>
        <w:pStyle w:val="TOC2"/>
        <w:tabs>
          <w:tab w:val="right" w:leader="dot" w:pos="9017"/>
        </w:tabs>
        <w:rPr>
          <w:noProof/>
          <w:sz w:val="22"/>
          <w:lang w:eastAsia="en-ZA" w:bidi="ar-SA"/>
        </w:rPr>
      </w:pPr>
      <w:hyperlink w:anchor="_Toc56766002" w:history="1">
        <w:r w:rsidR="0045368C" w:rsidRPr="00FC434F">
          <w:rPr>
            <w:rStyle w:val="Hyperlink"/>
            <w:rFonts w:ascii="Times New Roman" w:hAnsi="Times New Roman" w:cs="Times New Roman"/>
            <w:noProof/>
            <w:snapToGrid w:val="0"/>
            <w:w w:val="0"/>
          </w:rPr>
          <w:t>2.7.</w:t>
        </w:r>
        <w:r w:rsidR="0045368C" w:rsidRPr="00FC434F">
          <w:rPr>
            <w:rStyle w:val="Hyperlink"/>
            <w:noProof/>
          </w:rPr>
          <w:t xml:space="preserve"> Model Based Collaborative Filtering Techniques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_Toc56766002 \h </w:instrText>
        </w:r>
        <w:r w:rsidR="0045368C" w:rsidRPr="00FC434F">
          <w:rPr>
            <w:noProof/>
            <w:webHidden/>
          </w:rPr>
        </w:r>
        <w:r w:rsidR="0045368C" w:rsidRPr="00FC434F">
          <w:rPr>
            <w:noProof/>
            <w:webHidden/>
          </w:rPr>
          <w:fldChar w:fldCharType="separate"/>
        </w:r>
        <w:r w:rsidR="0045368C" w:rsidRPr="00FC434F">
          <w:rPr>
            <w:noProof/>
            <w:webHidden/>
          </w:rPr>
          <w:t>23</w:t>
        </w:r>
        <w:r w:rsidR="0045368C" w:rsidRPr="00FC434F">
          <w:rPr>
            <w:noProof/>
            <w:webHidden/>
          </w:rPr>
          <w:fldChar w:fldCharType="end"/>
        </w:r>
      </w:hyperlink>
    </w:p>
    <w:p w14:paraId="5F664229" w14:textId="608070DA" w:rsidR="0045368C" w:rsidRPr="00FC434F" w:rsidRDefault="004758B0">
      <w:pPr>
        <w:pStyle w:val="TOC3"/>
        <w:tabs>
          <w:tab w:val="right" w:leader="dot" w:pos="9017"/>
        </w:tabs>
        <w:rPr>
          <w:noProof/>
          <w:sz w:val="22"/>
          <w:lang w:eastAsia="en-ZA" w:bidi="ar-SA"/>
        </w:rPr>
      </w:pPr>
      <w:hyperlink w:anchor="_Toc56766003" w:history="1">
        <w:r w:rsidR="0045368C" w:rsidRPr="00FC434F">
          <w:rPr>
            <w:rStyle w:val="Hyperlink"/>
            <w:noProof/>
          </w:rPr>
          <w:t>2.7.1. Introduction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_Toc56766003 \h </w:instrText>
        </w:r>
        <w:r w:rsidR="0045368C" w:rsidRPr="00FC434F">
          <w:rPr>
            <w:noProof/>
            <w:webHidden/>
          </w:rPr>
        </w:r>
        <w:r w:rsidR="0045368C" w:rsidRPr="00FC434F">
          <w:rPr>
            <w:noProof/>
            <w:webHidden/>
          </w:rPr>
          <w:fldChar w:fldCharType="separate"/>
        </w:r>
        <w:r w:rsidR="0045368C" w:rsidRPr="00FC434F">
          <w:rPr>
            <w:noProof/>
            <w:webHidden/>
          </w:rPr>
          <w:t>23</w:t>
        </w:r>
        <w:r w:rsidR="0045368C" w:rsidRPr="00FC434F">
          <w:rPr>
            <w:noProof/>
            <w:webHidden/>
          </w:rPr>
          <w:fldChar w:fldCharType="end"/>
        </w:r>
      </w:hyperlink>
    </w:p>
    <w:p w14:paraId="710518CD" w14:textId="364BDA4F" w:rsidR="0045368C" w:rsidRPr="00FC434F" w:rsidRDefault="004758B0">
      <w:pPr>
        <w:pStyle w:val="TOC3"/>
        <w:tabs>
          <w:tab w:val="right" w:leader="dot" w:pos="9017"/>
        </w:tabs>
        <w:rPr>
          <w:noProof/>
          <w:sz w:val="22"/>
          <w:lang w:eastAsia="en-ZA" w:bidi="ar-SA"/>
        </w:rPr>
      </w:pPr>
      <w:hyperlink w:anchor="_Toc56766004" w:history="1">
        <w:r w:rsidR="0045368C" w:rsidRPr="00FC434F">
          <w:rPr>
            <w:rStyle w:val="Hyperlink"/>
            <w:noProof/>
          </w:rPr>
          <w:t>2.7.2. Advantages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_Toc56766004 \h </w:instrText>
        </w:r>
        <w:r w:rsidR="0045368C" w:rsidRPr="00FC434F">
          <w:rPr>
            <w:noProof/>
            <w:webHidden/>
          </w:rPr>
        </w:r>
        <w:r w:rsidR="0045368C" w:rsidRPr="00FC434F">
          <w:rPr>
            <w:noProof/>
            <w:webHidden/>
          </w:rPr>
          <w:fldChar w:fldCharType="separate"/>
        </w:r>
        <w:r w:rsidR="0045368C" w:rsidRPr="00FC434F">
          <w:rPr>
            <w:noProof/>
            <w:webHidden/>
          </w:rPr>
          <w:t>23</w:t>
        </w:r>
        <w:r w:rsidR="0045368C" w:rsidRPr="00FC434F">
          <w:rPr>
            <w:noProof/>
            <w:webHidden/>
          </w:rPr>
          <w:fldChar w:fldCharType="end"/>
        </w:r>
      </w:hyperlink>
    </w:p>
    <w:p w14:paraId="6B955E9D" w14:textId="57FACADB" w:rsidR="0045368C" w:rsidRPr="00FC434F" w:rsidRDefault="004758B0">
      <w:pPr>
        <w:pStyle w:val="TOC3"/>
        <w:tabs>
          <w:tab w:val="right" w:leader="dot" w:pos="9017"/>
        </w:tabs>
        <w:rPr>
          <w:noProof/>
          <w:sz w:val="22"/>
          <w:lang w:eastAsia="en-ZA" w:bidi="ar-SA"/>
        </w:rPr>
      </w:pPr>
      <w:hyperlink w:anchor="_Toc56766005" w:history="1">
        <w:r w:rsidR="0045368C" w:rsidRPr="00FC434F">
          <w:rPr>
            <w:rStyle w:val="Hyperlink"/>
            <w:noProof/>
          </w:rPr>
          <w:t>2.7.3. Algorithm</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_Toc56766005 \h </w:instrText>
        </w:r>
        <w:r w:rsidR="0045368C" w:rsidRPr="00FC434F">
          <w:rPr>
            <w:noProof/>
            <w:webHidden/>
          </w:rPr>
        </w:r>
        <w:r w:rsidR="0045368C" w:rsidRPr="00FC434F">
          <w:rPr>
            <w:noProof/>
            <w:webHidden/>
          </w:rPr>
          <w:fldChar w:fldCharType="separate"/>
        </w:r>
        <w:r w:rsidR="0045368C" w:rsidRPr="00FC434F">
          <w:rPr>
            <w:noProof/>
            <w:webHidden/>
          </w:rPr>
          <w:t>24</w:t>
        </w:r>
        <w:r w:rsidR="0045368C" w:rsidRPr="00FC434F">
          <w:rPr>
            <w:noProof/>
            <w:webHidden/>
          </w:rPr>
          <w:fldChar w:fldCharType="end"/>
        </w:r>
      </w:hyperlink>
    </w:p>
    <w:p w14:paraId="5C5BADD6" w14:textId="2EF81146" w:rsidR="0045368C" w:rsidRPr="00FC434F" w:rsidRDefault="004758B0">
      <w:pPr>
        <w:pStyle w:val="TOC2"/>
        <w:tabs>
          <w:tab w:val="right" w:leader="dot" w:pos="9017"/>
        </w:tabs>
        <w:rPr>
          <w:noProof/>
          <w:sz w:val="22"/>
          <w:lang w:eastAsia="en-ZA" w:bidi="ar-SA"/>
        </w:rPr>
      </w:pPr>
      <w:hyperlink w:anchor="_Toc56766006" w:history="1">
        <w:r w:rsidR="0045368C" w:rsidRPr="00FC434F">
          <w:rPr>
            <w:rStyle w:val="Hyperlink"/>
            <w:noProof/>
          </w:rPr>
          <w:t>2.4.4. Summary</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_Toc56766006 \h </w:instrText>
        </w:r>
        <w:r w:rsidR="0045368C" w:rsidRPr="00FC434F">
          <w:rPr>
            <w:noProof/>
            <w:webHidden/>
          </w:rPr>
        </w:r>
        <w:r w:rsidR="0045368C" w:rsidRPr="00FC434F">
          <w:rPr>
            <w:noProof/>
            <w:webHidden/>
          </w:rPr>
          <w:fldChar w:fldCharType="separate"/>
        </w:r>
        <w:r w:rsidR="0045368C" w:rsidRPr="00FC434F">
          <w:rPr>
            <w:noProof/>
            <w:webHidden/>
          </w:rPr>
          <w:t>26</w:t>
        </w:r>
        <w:r w:rsidR="0045368C" w:rsidRPr="00FC434F">
          <w:rPr>
            <w:noProof/>
            <w:webHidden/>
          </w:rPr>
          <w:fldChar w:fldCharType="end"/>
        </w:r>
      </w:hyperlink>
    </w:p>
    <w:p w14:paraId="4428CDDF" w14:textId="778721B6" w:rsidR="0045368C" w:rsidRPr="00FC434F" w:rsidRDefault="004758B0">
      <w:pPr>
        <w:pStyle w:val="TOC2"/>
        <w:tabs>
          <w:tab w:val="right" w:leader="dot" w:pos="9017"/>
        </w:tabs>
        <w:rPr>
          <w:noProof/>
          <w:sz w:val="22"/>
          <w:lang w:eastAsia="en-ZA" w:bidi="ar-SA"/>
        </w:rPr>
      </w:pPr>
      <w:hyperlink w:anchor="_Toc56766007" w:history="1">
        <w:r w:rsidR="0045368C" w:rsidRPr="00FC434F">
          <w:rPr>
            <w:rStyle w:val="Hyperlink"/>
            <w:rFonts w:ascii="Times New Roman" w:hAnsi="Times New Roman" w:cs="Times New Roman"/>
            <w:noProof/>
            <w:snapToGrid w:val="0"/>
            <w:w w:val="0"/>
          </w:rPr>
          <w:t>2.8.</w:t>
        </w:r>
        <w:r w:rsidR="0045368C" w:rsidRPr="00FC434F">
          <w:rPr>
            <w:rStyle w:val="Hyperlink"/>
            <w:noProof/>
          </w:rPr>
          <w:t xml:space="preserve"> Hybrid Collaborative Filtering Techniques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_Toc56766007 \h </w:instrText>
        </w:r>
        <w:r w:rsidR="0045368C" w:rsidRPr="00FC434F">
          <w:rPr>
            <w:noProof/>
            <w:webHidden/>
          </w:rPr>
        </w:r>
        <w:r w:rsidR="0045368C" w:rsidRPr="00FC434F">
          <w:rPr>
            <w:noProof/>
            <w:webHidden/>
          </w:rPr>
          <w:fldChar w:fldCharType="separate"/>
        </w:r>
        <w:r w:rsidR="0045368C" w:rsidRPr="00FC434F">
          <w:rPr>
            <w:noProof/>
            <w:webHidden/>
          </w:rPr>
          <w:t>27</w:t>
        </w:r>
        <w:r w:rsidR="0045368C" w:rsidRPr="00FC434F">
          <w:rPr>
            <w:noProof/>
            <w:webHidden/>
          </w:rPr>
          <w:fldChar w:fldCharType="end"/>
        </w:r>
      </w:hyperlink>
    </w:p>
    <w:p w14:paraId="6C6EC9C3" w14:textId="5E5853FA" w:rsidR="0045368C" w:rsidRPr="00FC434F" w:rsidRDefault="004758B0">
      <w:pPr>
        <w:pStyle w:val="TOC3"/>
        <w:tabs>
          <w:tab w:val="right" w:leader="dot" w:pos="9017"/>
        </w:tabs>
        <w:rPr>
          <w:noProof/>
          <w:sz w:val="22"/>
          <w:lang w:eastAsia="en-ZA" w:bidi="ar-SA"/>
        </w:rPr>
      </w:pPr>
      <w:hyperlink w:anchor="_Toc56766008" w:history="1">
        <w:r w:rsidR="0045368C" w:rsidRPr="00FC434F">
          <w:rPr>
            <w:rStyle w:val="Hyperlink"/>
            <w:noProof/>
          </w:rPr>
          <w:t>2.8.1. Introduction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_Toc56766008 \h </w:instrText>
        </w:r>
        <w:r w:rsidR="0045368C" w:rsidRPr="00FC434F">
          <w:rPr>
            <w:noProof/>
            <w:webHidden/>
          </w:rPr>
        </w:r>
        <w:r w:rsidR="0045368C" w:rsidRPr="00FC434F">
          <w:rPr>
            <w:noProof/>
            <w:webHidden/>
          </w:rPr>
          <w:fldChar w:fldCharType="separate"/>
        </w:r>
        <w:r w:rsidR="0045368C" w:rsidRPr="00FC434F">
          <w:rPr>
            <w:noProof/>
            <w:webHidden/>
          </w:rPr>
          <w:t>27</w:t>
        </w:r>
        <w:r w:rsidR="0045368C" w:rsidRPr="00FC434F">
          <w:rPr>
            <w:noProof/>
            <w:webHidden/>
          </w:rPr>
          <w:fldChar w:fldCharType="end"/>
        </w:r>
      </w:hyperlink>
    </w:p>
    <w:p w14:paraId="713F314D" w14:textId="6A452FED" w:rsidR="0045368C" w:rsidRPr="00FC434F" w:rsidRDefault="004758B0">
      <w:pPr>
        <w:pStyle w:val="TOC3"/>
        <w:tabs>
          <w:tab w:val="right" w:leader="dot" w:pos="9017"/>
        </w:tabs>
        <w:rPr>
          <w:noProof/>
          <w:sz w:val="22"/>
          <w:lang w:eastAsia="en-ZA" w:bidi="ar-SA"/>
        </w:rPr>
      </w:pPr>
      <w:hyperlink w:anchor="_Toc56766009" w:history="1">
        <w:r w:rsidR="0045368C" w:rsidRPr="00FC434F">
          <w:rPr>
            <w:rStyle w:val="Hyperlink"/>
            <w:noProof/>
          </w:rPr>
          <w:t>2.8.2. Advantages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_Toc56766009 \h </w:instrText>
        </w:r>
        <w:r w:rsidR="0045368C" w:rsidRPr="00FC434F">
          <w:rPr>
            <w:noProof/>
            <w:webHidden/>
          </w:rPr>
        </w:r>
        <w:r w:rsidR="0045368C" w:rsidRPr="00FC434F">
          <w:rPr>
            <w:noProof/>
            <w:webHidden/>
          </w:rPr>
          <w:fldChar w:fldCharType="separate"/>
        </w:r>
        <w:r w:rsidR="0045368C" w:rsidRPr="00FC434F">
          <w:rPr>
            <w:noProof/>
            <w:webHidden/>
          </w:rPr>
          <w:t>27</w:t>
        </w:r>
        <w:r w:rsidR="0045368C" w:rsidRPr="00FC434F">
          <w:rPr>
            <w:noProof/>
            <w:webHidden/>
          </w:rPr>
          <w:fldChar w:fldCharType="end"/>
        </w:r>
      </w:hyperlink>
    </w:p>
    <w:p w14:paraId="205353BB" w14:textId="516F0FFC" w:rsidR="0045368C" w:rsidRPr="00FC434F" w:rsidRDefault="004758B0">
      <w:pPr>
        <w:pStyle w:val="TOC3"/>
        <w:tabs>
          <w:tab w:val="right" w:leader="dot" w:pos="9017"/>
        </w:tabs>
        <w:rPr>
          <w:noProof/>
          <w:sz w:val="22"/>
          <w:lang w:eastAsia="en-ZA" w:bidi="ar-SA"/>
        </w:rPr>
      </w:pPr>
      <w:hyperlink w:anchor="_Toc56766010" w:history="1">
        <w:r w:rsidR="0045368C" w:rsidRPr="00FC434F">
          <w:rPr>
            <w:rStyle w:val="Hyperlink"/>
            <w:noProof/>
          </w:rPr>
          <w:t>2.8.3. Algorithm</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_Toc56766010 \h </w:instrText>
        </w:r>
        <w:r w:rsidR="0045368C" w:rsidRPr="00FC434F">
          <w:rPr>
            <w:noProof/>
            <w:webHidden/>
          </w:rPr>
        </w:r>
        <w:r w:rsidR="0045368C" w:rsidRPr="00FC434F">
          <w:rPr>
            <w:noProof/>
            <w:webHidden/>
          </w:rPr>
          <w:fldChar w:fldCharType="separate"/>
        </w:r>
        <w:r w:rsidR="0045368C" w:rsidRPr="00FC434F">
          <w:rPr>
            <w:noProof/>
            <w:webHidden/>
          </w:rPr>
          <w:t>27</w:t>
        </w:r>
        <w:r w:rsidR="0045368C" w:rsidRPr="00FC434F">
          <w:rPr>
            <w:noProof/>
            <w:webHidden/>
          </w:rPr>
          <w:fldChar w:fldCharType="end"/>
        </w:r>
      </w:hyperlink>
    </w:p>
    <w:p w14:paraId="37BFF10B" w14:textId="2EC3A4AF" w:rsidR="0045368C" w:rsidRPr="00FC434F" w:rsidRDefault="004758B0">
      <w:pPr>
        <w:pStyle w:val="TOC3"/>
        <w:tabs>
          <w:tab w:val="right" w:leader="dot" w:pos="9017"/>
        </w:tabs>
        <w:rPr>
          <w:noProof/>
          <w:sz w:val="22"/>
          <w:lang w:eastAsia="en-ZA" w:bidi="ar-SA"/>
        </w:rPr>
      </w:pPr>
      <w:hyperlink w:anchor="_Toc56766011" w:history="1">
        <w:r w:rsidR="0045368C" w:rsidRPr="00FC434F">
          <w:rPr>
            <w:rStyle w:val="Hyperlink"/>
            <w:noProof/>
          </w:rPr>
          <w:t>2.8.4. Hybrid recommenders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_Toc56766011 \h </w:instrText>
        </w:r>
        <w:r w:rsidR="0045368C" w:rsidRPr="00FC434F">
          <w:rPr>
            <w:noProof/>
            <w:webHidden/>
          </w:rPr>
        </w:r>
        <w:r w:rsidR="0045368C" w:rsidRPr="00FC434F">
          <w:rPr>
            <w:noProof/>
            <w:webHidden/>
          </w:rPr>
          <w:fldChar w:fldCharType="separate"/>
        </w:r>
        <w:r w:rsidR="0045368C" w:rsidRPr="00FC434F">
          <w:rPr>
            <w:noProof/>
            <w:webHidden/>
          </w:rPr>
          <w:t>27</w:t>
        </w:r>
        <w:r w:rsidR="0045368C" w:rsidRPr="00FC434F">
          <w:rPr>
            <w:noProof/>
            <w:webHidden/>
          </w:rPr>
          <w:fldChar w:fldCharType="end"/>
        </w:r>
      </w:hyperlink>
    </w:p>
    <w:p w14:paraId="598F111B" w14:textId="1E2906B5" w:rsidR="0045368C" w:rsidRPr="00FC434F" w:rsidRDefault="004758B0">
      <w:pPr>
        <w:pStyle w:val="TOC3"/>
        <w:tabs>
          <w:tab w:val="right" w:leader="dot" w:pos="9017"/>
        </w:tabs>
        <w:rPr>
          <w:noProof/>
          <w:sz w:val="22"/>
          <w:lang w:eastAsia="en-ZA" w:bidi="ar-SA"/>
        </w:rPr>
      </w:pPr>
      <w:hyperlink w:anchor="_Toc56766012" w:history="1">
        <w:r w:rsidR="0045368C" w:rsidRPr="00FC434F">
          <w:rPr>
            <w:rStyle w:val="Hyperlink"/>
            <w:noProof/>
          </w:rPr>
          <w:t>2.8.5. Recommendation paradigms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_Toc56766012 \h </w:instrText>
        </w:r>
        <w:r w:rsidR="0045368C" w:rsidRPr="00FC434F">
          <w:rPr>
            <w:noProof/>
            <w:webHidden/>
          </w:rPr>
        </w:r>
        <w:r w:rsidR="0045368C" w:rsidRPr="00FC434F">
          <w:rPr>
            <w:noProof/>
            <w:webHidden/>
          </w:rPr>
          <w:fldChar w:fldCharType="separate"/>
        </w:r>
        <w:r w:rsidR="0045368C" w:rsidRPr="00FC434F">
          <w:rPr>
            <w:noProof/>
            <w:webHidden/>
          </w:rPr>
          <w:t>28</w:t>
        </w:r>
        <w:r w:rsidR="0045368C" w:rsidRPr="00FC434F">
          <w:rPr>
            <w:noProof/>
            <w:webHidden/>
          </w:rPr>
          <w:fldChar w:fldCharType="end"/>
        </w:r>
      </w:hyperlink>
    </w:p>
    <w:p w14:paraId="6090180A" w14:textId="5623938A" w:rsidR="0045368C" w:rsidRPr="00FC434F" w:rsidRDefault="004758B0">
      <w:pPr>
        <w:pStyle w:val="TOC3"/>
        <w:tabs>
          <w:tab w:val="right" w:leader="dot" w:pos="9017"/>
        </w:tabs>
        <w:rPr>
          <w:noProof/>
          <w:sz w:val="22"/>
          <w:lang w:eastAsia="en-ZA" w:bidi="ar-SA"/>
        </w:rPr>
      </w:pPr>
      <w:hyperlink w:anchor="_Toc56766013" w:history="1">
        <w:r w:rsidR="0045368C" w:rsidRPr="00FC434F">
          <w:rPr>
            <w:rStyle w:val="Hyperlink"/>
            <w:noProof/>
          </w:rPr>
          <w:t>2.8.6. Summary</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_Toc56766013 \h </w:instrText>
        </w:r>
        <w:r w:rsidR="0045368C" w:rsidRPr="00FC434F">
          <w:rPr>
            <w:noProof/>
            <w:webHidden/>
          </w:rPr>
        </w:r>
        <w:r w:rsidR="0045368C" w:rsidRPr="00FC434F">
          <w:rPr>
            <w:noProof/>
            <w:webHidden/>
          </w:rPr>
          <w:fldChar w:fldCharType="separate"/>
        </w:r>
        <w:r w:rsidR="0045368C" w:rsidRPr="00FC434F">
          <w:rPr>
            <w:noProof/>
            <w:webHidden/>
          </w:rPr>
          <w:t>29</w:t>
        </w:r>
        <w:r w:rsidR="0045368C" w:rsidRPr="00FC434F">
          <w:rPr>
            <w:noProof/>
            <w:webHidden/>
          </w:rPr>
          <w:fldChar w:fldCharType="end"/>
        </w:r>
      </w:hyperlink>
    </w:p>
    <w:p w14:paraId="12F732AB" w14:textId="727242CA" w:rsidR="0045368C" w:rsidRPr="00FC434F" w:rsidRDefault="004758B0">
      <w:pPr>
        <w:pStyle w:val="TOC2"/>
        <w:tabs>
          <w:tab w:val="right" w:leader="dot" w:pos="9017"/>
        </w:tabs>
        <w:rPr>
          <w:noProof/>
          <w:sz w:val="22"/>
          <w:lang w:eastAsia="en-ZA" w:bidi="ar-SA"/>
        </w:rPr>
      </w:pPr>
      <w:hyperlink w:anchor="_Toc56766014" w:history="1">
        <w:r w:rsidR="0045368C" w:rsidRPr="00FC434F">
          <w:rPr>
            <w:rStyle w:val="Hyperlink"/>
            <w:noProof/>
          </w:rPr>
          <w:t>2.6. Conclusion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_Toc56766014 \h </w:instrText>
        </w:r>
        <w:r w:rsidR="0045368C" w:rsidRPr="00FC434F">
          <w:rPr>
            <w:noProof/>
            <w:webHidden/>
          </w:rPr>
        </w:r>
        <w:r w:rsidR="0045368C" w:rsidRPr="00FC434F">
          <w:rPr>
            <w:noProof/>
            <w:webHidden/>
          </w:rPr>
          <w:fldChar w:fldCharType="separate"/>
        </w:r>
        <w:r w:rsidR="0045368C" w:rsidRPr="00FC434F">
          <w:rPr>
            <w:noProof/>
            <w:webHidden/>
          </w:rPr>
          <w:t>29</w:t>
        </w:r>
        <w:r w:rsidR="0045368C" w:rsidRPr="00FC434F">
          <w:rPr>
            <w:noProof/>
            <w:webHidden/>
          </w:rPr>
          <w:fldChar w:fldCharType="end"/>
        </w:r>
      </w:hyperlink>
    </w:p>
    <w:p w14:paraId="305F8757" w14:textId="00982CF5" w:rsidR="0045368C" w:rsidRPr="00FC434F" w:rsidRDefault="004758B0">
      <w:pPr>
        <w:pStyle w:val="TOC1"/>
        <w:tabs>
          <w:tab w:val="right" w:leader="dot" w:pos="9017"/>
        </w:tabs>
        <w:rPr>
          <w:noProof/>
          <w:sz w:val="22"/>
          <w:lang w:eastAsia="en-ZA" w:bidi="ar-SA"/>
        </w:rPr>
      </w:pPr>
      <w:hyperlink w:anchor="_Toc56766015" w:history="1">
        <w:r w:rsidR="0045368C" w:rsidRPr="00FC434F">
          <w:rPr>
            <w:rStyle w:val="Hyperlink"/>
            <w:noProof/>
          </w:rPr>
          <w:t>Chapter 3 - Methodology and results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_Toc56766015 \h </w:instrText>
        </w:r>
        <w:r w:rsidR="0045368C" w:rsidRPr="00FC434F">
          <w:rPr>
            <w:noProof/>
            <w:webHidden/>
          </w:rPr>
        </w:r>
        <w:r w:rsidR="0045368C" w:rsidRPr="00FC434F">
          <w:rPr>
            <w:noProof/>
            <w:webHidden/>
          </w:rPr>
          <w:fldChar w:fldCharType="separate"/>
        </w:r>
        <w:r w:rsidR="0045368C" w:rsidRPr="00FC434F">
          <w:rPr>
            <w:noProof/>
            <w:webHidden/>
          </w:rPr>
          <w:t>31</w:t>
        </w:r>
        <w:r w:rsidR="0045368C" w:rsidRPr="00FC434F">
          <w:rPr>
            <w:noProof/>
            <w:webHidden/>
          </w:rPr>
          <w:fldChar w:fldCharType="end"/>
        </w:r>
      </w:hyperlink>
    </w:p>
    <w:p w14:paraId="5BD7D771" w14:textId="4B68F40C" w:rsidR="0045368C" w:rsidRPr="00FC434F" w:rsidRDefault="004758B0">
      <w:pPr>
        <w:pStyle w:val="TOC2"/>
        <w:tabs>
          <w:tab w:val="right" w:leader="dot" w:pos="9017"/>
        </w:tabs>
        <w:rPr>
          <w:noProof/>
          <w:sz w:val="22"/>
          <w:lang w:eastAsia="en-ZA" w:bidi="ar-SA"/>
        </w:rPr>
      </w:pPr>
      <w:hyperlink w:anchor="_Toc56766016" w:history="1">
        <w:r w:rsidR="0045368C" w:rsidRPr="00FC434F">
          <w:rPr>
            <w:rStyle w:val="Hyperlink"/>
            <w:rFonts w:ascii="Times New Roman" w:eastAsia="Times New Roman" w:hAnsi="Times New Roman" w:cs="Times New Roman"/>
            <w:noProof/>
            <w:snapToGrid w:val="0"/>
            <w:w w:val="0"/>
            <w:lang w:eastAsia="en-ZA"/>
          </w:rPr>
          <w:t>3.1.</w:t>
        </w:r>
        <w:r w:rsidR="0045368C" w:rsidRPr="00FC434F">
          <w:rPr>
            <w:rStyle w:val="Hyperlink"/>
            <w:noProof/>
          </w:rPr>
          <w:t xml:space="preserve"> Introduction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_Toc56766016 \h </w:instrText>
        </w:r>
        <w:r w:rsidR="0045368C" w:rsidRPr="00FC434F">
          <w:rPr>
            <w:noProof/>
            <w:webHidden/>
          </w:rPr>
        </w:r>
        <w:r w:rsidR="0045368C" w:rsidRPr="00FC434F">
          <w:rPr>
            <w:noProof/>
            <w:webHidden/>
          </w:rPr>
          <w:fldChar w:fldCharType="separate"/>
        </w:r>
        <w:r w:rsidR="0045368C" w:rsidRPr="00FC434F">
          <w:rPr>
            <w:noProof/>
            <w:webHidden/>
          </w:rPr>
          <w:t>31</w:t>
        </w:r>
        <w:r w:rsidR="0045368C" w:rsidRPr="00FC434F">
          <w:rPr>
            <w:noProof/>
            <w:webHidden/>
          </w:rPr>
          <w:fldChar w:fldCharType="end"/>
        </w:r>
      </w:hyperlink>
    </w:p>
    <w:p w14:paraId="0270E4CB" w14:textId="3316C03B" w:rsidR="0045368C" w:rsidRPr="00FC434F" w:rsidRDefault="004758B0">
      <w:pPr>
        <w:pStyle w:val="TOC2"/>
        <w:tabs>
          <w:tab w:val="right" w:leader="dot" w:pos="9017"/>
        </w:tabs>
        <w:rPr>
          <w:noProof/>
          <w:sz w:val="22"/>
          <w:lang w:eastAsia="en-ZA" w:bidi="ar-SA"/>
        </w:rPr>
      </w:pPr>
      <w:hyperlink w:anchor="_Toc56766017" w:history="1">
        <w:r w:rsidR="0045368C" w:rsidRPr="00FC434F">
          <w:rPr>
            <w:rStyle w:val="Hyperlink"/>
            <w:rFonts w:ascii="Times New Roman" w:hAnsi="Times New Roman" w:cs="Times New Roman"/>
            <w:noProof/>
            <w:snapToGrid w:val="0"/>
            <w:w w:val="0"/>
          </w:rPr>
          <w:t>3.2.</w:t>
        </w:r>
        <w:r w:rsidR="0045368C" w:rsidRPr="00FC434F">
          <w:rPr>
            <w:rStyle w:val="Hyperlink"/>
            <w:noProof/>
          </w:rPr>
          <w:t xml:space="preserve"> Methods and Techniques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_Toc56766017 \h </w:instrText>
        </w:r>
        <w:r w:rsidR="0045368C" w:rsidRPr="00FC434F">
          <w:rPr>
            <w:noProof/>
            <w:webHidden/>
          </w:rPr>
        </w:r>
        <w:r w:rsidR="0045368C" w:rsidRPr="00FC434F">
          <w:rPr>
            <w:noProof/>
            <w:webHidden/>
          </w:rPr>
          <w:fldChar w:fldCharType="separate"/>
        </w:r>
        <w:r w:rsidR="0045368C" w:rsidRPr="00FC434F">
          <w:rPr>
            <w:noProof/>
            <w:webHidden/>
          </w:rPr>
          <w:t>31</w:t>
        </w:r>
        <w:r w:rsidR="0045368C" w:rsidRPr="00FC434F">
          <w:rPr>
            <w:noProof/>
            <w:webHidden/>
          </w:rPr>
          <w:fldChar w:fldCharType="end"/>
        </w:r>
      </w:hyperlink>
    </w:p>
    <w:p w14:paraId="4005F1F3" w14:textId="3AC4C349" w:rsidR="0045368C" w:rsidRPr="00FC434F" w:rsidRDefault="0037789C">
      <w:pPr>
        <w:pStyle w:val="TOC3"/>
        <w:tabs>
          <w:tab w:val="right" w:leader="dot" w:pos="9017"/>
        </w:tabs>
        <w:rPr>
          <w:noProof/>
          <w:sz w:val="22"/>
          <w:lang w:eastAsia="en-ZA" w:bidi="ar-SA"/>
        </w:rPr>
      </w:pPr>
      <w:hyperlink w:anchor="_Toc56766018" w:history="1">
        <w:r w:rsidR="0045368C" w:rsidRPr="00FC434F">
          <w:rPr>
            <w:rStyle w:val="Hyperlink"/>
            <w:noProof/>
          </w:rPr>
          <w:t xml:space="preserve">3.2.1. Matrix </w:t>
        </w:r>
        <w:r w:rsidR="005D656F">
          <w:rPr>
            <w:rStyle w:val="Hyperlink"/>
            <w:noProof/>
          </w:rPr>
          <w:t>factorisation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_Toc56766018 \h </w:instrText>
        </w:r>
        <w:r w:rsidR="0045368C" w:rsidRPr="00FC434F">
          <w:rPr>
            <w:noProof/>
            <w:webHidden/>
          </w:rPr>
        </w:r>
        <w:r w:rsidR="0045368C" w:rsidRPr="00FC434F">
          <w:rPr>
            <w:noProof/>
            <w:webHidden/>
          </w:rPr>
          <w:fldChar w:fldCharType="separate"/>
        </w:r>
        <w:r w:rsidR="0045368C" w:rsidRPr="00FC434F">
          <w:rPr>
            <w:noProof/>
            <w:webHidden/>
          </w:rPr>
          <w:t>31</w:t>
        </w:r>
        <w:r w:rsidR="0045368C" w:rsidRPr="00FC434F">
          <w:rPr>
            <w:noProof/>
            <w:webHidden/>
          </w:rPr>
          <w:fldChar w:fldCharType="end"/>
        </w:r>
      </w:hyperlink>
    </w:p>
    <w:p w14:paraId="3F1FC595" w14:textId="219DCF85" w:rsidR="0045368C" w:rsidRPr="00FC434F" w:rsidRDefault="004758B0">
      <w:pPr>
        <w:pStyle w:val="TOC3"/>
        <w:tabs>
          <w:tab w:val="right" w:leader="dot" w:pos="9017"/>
        </w:tabs>
        <w:rPr>
          <w:noProof/>
          <w:sz w:val="22"/>
          <w:lang w:eastAsia="en-ZA" w:bidi="ar-SA"/>
        </w:rPr>
      </w:pPr>
      <w:hyperlink w:anchor="_Toc56766019" w:history="1">
        <w:r w:rsidR="0045368C" w:rsidRPr="00FC434F">
          <w:rPr>
            <w:rStyle w:val="Hyperlink"/>
            <w:noProof/>
          </w:rPr>
          <w:t>3.2.2. Neighbour Based</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_Toc56766019 \h </w:instrText>
        </w:r>
        <w:r w:rsidR="0045368C" w:rsidRPr="00FC434F">
          <w:rPr>
            <w:noProof/>
            <w:webHidden/>
          </w:rPr>
        </w:r>
        <w:r w:rsidR="0045368C" w:rsidRPr="00FC434F">
          <w:rPr>
            <w:noProof/>
            <w:webHidden/>
          </w:rPr>
          <w:fldChar w:fldCharType="separate"/>
        </w:r>
        <w:r w:rsidR="0045368C" w:rsidRPr="00FC434F">
          <w:rPr>
            <w:noProof/>
            <w:webHidden/>
          </w:rPr>
          <w:t>33</w:t>
        </w:r>
        <w:r w:rsidR="0045368C" w:rsidRPr="00FC434F">
          <w:rPr>
            <w:noProof/>
            <w:webHidden/>
          </w:rPr>
          <w:fldChar w:fldCharType="end"/>
        </w:r>
      </w:hyperlink>
    </w:p>
    <w:p w14:paraId="40EBA87D" w14:textId="02887959" w:rsidR="0045368C" w:rsidRPr="00FC434F" w:rsidRDefault="004758B0">
      <w:pPr>
        <w:pStyle w:val="TOC3"/>
        <w:tabs>
          <w:tab w:val="right" w:leader="dot" w:pos="9017"/>
        </w:tabs>
        <w:rPr>
          <w:noProof/>
          <w:sz w:val="22"/>
          <w:lang w:eastAsia="en-ZA" w:bidi="ar-SA"/>
        </w:rPr>
      </w:pPr>
      <w:hyperlink w:anchor="_Toc56766020" w:history="1">
        <w:r w:rsidR="0045368C" w:rsidRPr="00FC434F">
          <w:rPr>
            <w:rStyle w:val="Hyperlink"/>
            <w:noProof/>
          </w:rPr>
          <w:t>3.2.3. Hybrid Collaborative filtering</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_Toc56766020 \h </w:instrText>
        </w:r>
        <w:r w:rsidR="0045368C" w:rsidRPr="00FC434F">
          <w:rPr>
            <w:noProof/>
            <w:webHidden/>
          </w:rPr>
        </w:r>
        <w:r w:rsidR="0045368C" w:rsidRPr="00FC434F">
          <w:rPr>
            <w:noProof/>
            <w:webHidden/>
          </w:rPr>
          <w:fldChar w:fldCharType="separate"/>
        </w:r>
        <w:r w:rsidR="0045368C" w:rsidRPr="00FC434F">
          <w:rPr>
            <w:noProof/>
            <w:webHidden/>
          </w:rPr>
          <w:t>36</w:t>
        </w:r>
        <w:r w:rsidR="0045368C" w:rsidRPr="00FC434F">
          <w:rPr>
            <w:noProof/>
            <w:webHidden/>
          </w:rPr>
          <w:fldChar w:fldCharType="end"/>
        </w:r>
      </w:hyperlink>
    </w:p>
    <w:p w14:paraId="2BABA891" w14:textId="205A11C6" w:rsidR="0045368C" w:rsidRPr="00FC434F" w:rsidRDefault="004758B0">
      <w:pPr>
        <w:pStyle w:val="TOC2"/>
        <w:tabs>
          <w:tab w:val="right" w:leader="dot" w:pos="9017"/>
        </w:tabs>
        <w:rPr>
          <w:noProof/>
          <w:sz w:val="22"/>
          <w:lang w:eastAsia="en-ZA" w:bidi="ar-SA"/>
        </w:rPr>
      </w:pPr>
      <w:hyperlink w:anchor="_Toc56766021" w:history="1">
        <w:r w:rsidR="0045368C" w:rsidRPr="00FC434F">
          <w:rPr>
            <w:rStyle w:val="Hyperlink"/>
            <w:rFonts w:ascii="Times New Roman" w:hAnsi="Times New Roman" w:cs="Times New Roman"/>
            <w:noProof/>
            <w:snapToGrid w:val="0"/>
            <w:w w:val="0"/>
          </w:rPr>
          <w:t>3.3.</w:t>
        </w:r>
        <w:r w:rsidR="0045368C" w:rsidRPr="00FC434F">
          <w:rPr>
            <w:rStyle w:val="Hyperlink"/>
            <w:noProof/>
          </w:rPr>
          <w:t xml:space="preserve"> Technique predictions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_Toc56766021 \h </w:instrText>
        </w:r>
        <w:r w:rsidR="0045368C" w:rsidRPr="00FC434F">
          <w:rPr>
            <w:noProof/>
            <w:webHidden/>
          </w:rPr>
        </w:r>
        <w:r w:rsidR="0045368C" w:rsidRPr="00FC434F">
          <w:rPr>
            <w:noProof/>
            <w:webHidden/>
          </w:rPr>
          <w:fldChar w:fldCharType="separate"/>
        </w:r>
        <w:r w:rsidR="0045368C" w:rsidRPr="00FC434F">
          <w:rPr>
            <w:noProof/>
            <w:webHidden/>
          </w:rPr>
          <w:t>37</w:t>
        </w:r>
        <w:r w:rsidR="0045368C" w:rsidRPr="00FC434F">
          <w:rPr>
            <w:noProof/>
            <w:webHidden/>
          </w:rPr>
          <w:fldChar w:fldCharType="end"/>
        </w:r>
      </w:hyperlink>
    </w:p>
    <w:p w14:paraId="736E7E64" w14:textId="6570C49A" w:rsidR="0045368C" w:rsidRPr="00FC434F" w:rsidRDefault="004758B0">
      <w:pPr>
        <w:pStyle w:val="TOC2"/>
        <w:tabs>
          <w:tab w:val="right" w:leader="dot" w:pos="9017"/>
        </w:tabs>
        <w:rPr>
          <w:noProof/>
          <w:sz w:val="22"/>
          <w:lang w:eastAsia="en-ZA" w:bidi="ar-SA"/>
        </w:rPr>
      </w:pPr>
      <w:hyperlink w:anchor="_Toc56766022" w:history="1">
        <w:r w:rsidR="0045368C" w:rsidRPr="00FC434F">
          <w:rPr>
            <w:rStyle w:val="Hyperlink"/>
            <w:rFonts w:ascii="Times New Roman" w:hAnsi="Times New Roman" w:cs="Times New Roman"/>
            <w:noProof/>
            <w:snapToGrid w:val="0"/>
            <w:w w:val="0"/>
          </w:rPr>
          <w:t>3.4.</w:t>
        </w:r>
        <w:r w:rsidR="0045368C" w:rsidRPr="00FC434F">
          <w:rPr>
            <w:rStyle w:val="Hyperlink"/>
            <w:noProof/>
          </w:rPr>
          <w:t xml:space="preserve"> Summary concluding remarks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_Toc56766022 \h </w:instrText>
        </w:r>
        <w:r w:rsidR="0045368C" w:rsidRPr="00FC434F">
          <w:rPr>
            <w:noProof/>
            <w:webHidden/>
          </w:rPr>
        </w:r>
        <w:r w:rsidR="0045368C" w:rsidRPr="00FC434F">
          <w:rPr>
            <w:noProof/>
            <w:webHidden/>
          </w:rPr>
          <w:fldChar w:fldCharType="separate"/>
        </w:r>
        <w:r w:rsidR="0045368C" w:rsidRPr="00FC434F">
          <w:rPr>
            <w:noProof/>
            <w:webHidden/>
          </w:rPr>
          <w:t>39</w:t>
        </w:r>
        <w:r w:rsidR="0045368C" w:rsidRPr="00FC434F">
          <w:rPr>
            <w:noProof/>
            <w:webHidden/>
          </w:rPr>
          <w:fldChar w:fldCharType="end"/>
        </w:r>
      </w:hyperlink>
    </w:p>
    <w:p w14:paraId="70F3B99C" w14:textId="3AB0F82A" w:rsidR="0045368C" w:rsidRPr="00FC434F" w:rsidRDefault="004758B0">
      <w:pPr>
        <w:pStyle w:val="TOC2"/>
        <w:tabs>
          <w:tab w:val="right" w:leader="dot" w:pos="9017"/>
        </w:tabs>
        <w:rPr>
          <w:noProof/>
          <w:sz w:val="22"/>
          <w:lang w:eastAsia="en-ZA" w:bidi="ar-SA"/>
        </w:rPr>
      </w:pPr>
      <w:hyperlink w:anchor="_Toc56766023" w:history="1">
        <w:r w:rsidR="0045368C" w:rsidRPr="00FC434F">
          <w:rPr>
            <w:rStyle w:val="Hyperlink"/>
            <w:rFonts w:ascii="Times New Roman" w:hAnsi="Times New Roman" w:cs="Times New Roman"/>
            <w:noProof/>
            <w:snapToGrid w:val="0"/>
            <w:w w:val="0"/>
          </w:rPr>
          <w:t>3.5.</w:t>
        </w:r>
        <w:r w:rsidR="0045368C" w:rsidRPr="00FC434F">
          <w:rPr>
            <w:rStyle w:val="Hyperlink"/>
            <w:noProof/>
          </w:rPr>
          <w:t xml:space="preserve"> Conclusion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_Toc56766023 \h </w:instrText>
        </w:r>
        <w:r w:rsidR="0045368C" w:rsidRPr="00FC434F">
          <w:rPr>
            <w:noProof/>
            <w:webHidden/>
          </w:rPr>
        </w:r>
        <w:r w:rsidR="0045368C" w:rsidRPr="00FC434F">
          <w:rPr>
            <w:noProof/>
            <w:webHidden/>
          </w:rPr>
          <w:fldChar w:fldCharType="separate"/>
        </w:r>
        <w:r w:rsidR="0045368C" w:rsidRPr="00FC434F">
          <w:rPr>
            <w:noProof/>
            <w:webHidden/>
          </w:rPr>
          <w:t>40</w:t>
        </w:r>
        <w:r w:rsidR="0045368C" w:rsidRPr="00FC434F">
          <w:rPr>
            <w:noProof/>
            <w:webHidden/>
          </w:rPr>
          <w:fldChar w:fldCharType="end"/>
        </w:r>
      </w:hyperlink>
    </w:p>
    <w:p w14:paraId="51249C78" w14:textId="75AC77F0" w:rsidR="0045368C" w:rsidRPr="00FC434F" w:rsidRDefault="004758B0">
      <w:pPr>
        <w:pStyle w:val="TOC1"/>
        <w:tabs>
          <w:tab w:val="right" w:leader="dot" w:pos="9017"/>
        </w:tabs>
        <w:rPr>
          <w:noProof/>
          <w:sz w:val="22"/>
          <w:lang w:eastAsia="en-ZA" w:bidi="ar-SA"/>
        </w:rPr>
      </w:pPr>
      <w:hyperlink w:anchor="_Toc56766024" w:history="1">
        <w:r w:rsidR="0045368C" w:rsidRPr="00FC434F">
          <w:rPr>
            <w:rStyle w:val="Hyperlink"/>
            <w:noProof/>
          </w:rPr>
          <w:t>Chapter 4 - Conclusion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_Toc56766024 \h </w:instrText>
        </w:r>
        <w:r w:rsidR="0045368C" w:rsidRPr="00FC434F">
          <w:rPr>
            <w:noProof/>
            <w:webHidden/>
          </w:rPr>
        </w:r>
        <w:r w:rsidR="0045368C" w:rsidRPr="00FC434F">
          <w:rPr>
            <w:noProof/>
            <w:webHidden/>
          </w:rPr>
          <w:fldChar w:fldCharType="separate"/>
        </w:r>
        <w:r w:rsidR="0045368C" w:rsidRPr="00FC434F">
          <w:rPr>
            <w:noProof/>
            <w:webHidden/>
          </w:rPr>
          <w:t>41</w:t>
        </w:r>
        <w:r w:rsidR="0045368C" w:rsidRPr="00FC434F">
          <w:rPr>
            <w:noProof/>
            <w:webHidden/>
          </w:rPr>
          <w:fldChar w:fldCharType="end"/>
        </w:r>
      </w:hyperlink>
    </w:p>
    <w:p w14:paraId="049378BF" w14:textId="7E60BB91" w:rsidR="0045368C" w:rsidRPr="00FC434F" w:rsidRDefault="004758B0">
      <w:pPr>
        <w:pStyle w:val="TOC2"/>
        <w:tabs>
          <w:tab w:val="right" w:leader="dot" w:pos="9017"/>
        </w:tabs>
        <w:rPr>
          <w:noProof/>
          <w:sz w:val="22"/>
          <w:lang w:eastAsia="en-ZA" w:bidi="ar-SA"/>
        </w:rPr>
      </w:pPr>
      <w:hyperlink w:anchor="_Toc56766025" w:history="1">
        <w:r w:rsidR="0045368C" w:rsidRPr="00FC434F">
          <w:rPr>
            <w:rStyle w:val="Hyperlink"/>
            <w:rFonts w:ascii="Times New Roman" w:eastAsia="Times New Roman" w:hAnsi="Times New Roman" w:cs="Times New Roman"/>
            <w:noProof/>
            <w:snapToGrid w:val="0"/>
            <w:w w:val="0"/>
            <w:lang w:eastAsia="en-ZA"/>
          </w:rPr>
          <w:t>4.1.</w:t>
        </w:r>
        <w:r w:rsidR="0045368C" w:rsidRPr="00FC434F">
          <w:rPr>
            <w:rStyle w:val="Hyperlink"/>
            <w:noProof/>
          </w:rPr>
          <w:t xml:space="preserve"> Introduction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_Toc56766025 \h </w:instrText>
        </w:r>
        <w:r w:rsidR="0045368C" w:rsidRPr="00FC434F">
          <w:rPr>
            <w:noProof/>
            <w:webHidden/>
          </w:rPr>
        </w:r>
        <w:r w:rsidR="0045368C" w:rsidRPr="00FC434F">
          <w:rPr>
            <w:noProof/>
            <w:webHidden/>
          </w:rPr>
          <w:fldChar w:fldCharType="separate"/>
        </w:r>
        <w:r w:rsidR="0045368C" w:rsidRPr="00FC434F">
          <w:rPr>
            <w:noProof/>
            <w:webHidden/>
          </w:rPr>
          <w:t>41</w:t>
        </w:r>
        <w:r w:rsidR="0045368C" w:rsidRPr="00FC434F">
          <w:rPr>
            <w:noProof/>
            <w:webHidden/>
          </w:rPr>
          <w:fldChar w:fldCharType="end"/>
        </w:r>
      </w:hyperlink>
    </w:p>
    <w:p w14:paraId="288BE000" w14:textId="0C4828AC" w:rsidR="0045368C" w:rsidRPr="00FC434F" w:rsidRDefault="004758B0">
      <w:pPr>
        <w:pStyle w:val="TOC2"/>
        <w:tabs>
          <w:tab w:val="right" w:leader="dot" w:pos="9017"/>
        </w:tabs>
        <w:rPr>
          <w:noProof/>
          <w:sz w:val="22"/>
          <w:lang w:eastAsia="en-ZA" w:bidi="ar-SA"/>
        </w:rPr>
      </w:pPr>
      <w:hyperlink w:anchor="_Toc56766026" w:history="1">
        <w:r w:rsidR="0045368C" w:rsidRPr="00FC434F">
          <w:rPr>
            <w:rStyle w:val="Hyperlink"/>
            <w:rFonts w:ascii="Times New Roman" w:hAnsi="Times New Roman" w:cs="Times New Roman"/>
            <w:noProof/>
            <w:snapToGrid w:val="0"/>
            <w:w w:val="0"/>
          </w:rPr>
          <w:t>4.2.</w:t>
        </w:r>
        <w:r w:rsidR="0045368C" w:rsidRPr="00FC434F">
          <w:rPr>
            <w:rStyle w:val="Hyperlink"/>
            <w:noProof/>
          </w:rPr>
          <w:t xml:space="preserve"> What we learnt</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_Toc56766026 \h </w:instrText>
        </w:r>
        <w:r w:rsidR="0045368C" w:rsidRPr="00FC434F">
          <w:rPr>
            <w:noProof/>
            <w:webHidden/>
          </w:rPr>
        </w:r>
        <w:r w:rsidR="0045368C" w:rsidRPr="00FC434F">
          <w:rPr>
            <w:noProof/>
            <w:webHidden/>
          </w:rPr>
          <w:fldChar w:fldCharType="separate"/>
        </w:r>
        <w:r w:rsidR="0045368C" w:rsidRPr="00FC434F">
          <w:rPr>
            <w:noProof/>
            <w:webHidden/>
          </w:rPr>
          <w:t>41</w:t>
        </w:r>
        <w:r w:rsidR="0045368C" w:rsidRPr="00FC434F">
          <w:rPr>
            <w:noProof/>
            <w:webHidden/>
          </w:rPr>
          <w:fldChar w:fldCharType="end"/>
        </w:r>
      </w:hyperlink>
    </w:p>
    <w:p w14:paraId="191D24B6" w14:textId="231E3B8F" w:rsidR="0045368C" w:rsidRPr="00FC434F" w:rsidRDefault="004758B0">
      <w:pPr>
        <w:pStyle w:val="TOC2"/>
        <w:tabs>
          <w:tab w:val="right" w:leader="dot" w:pos="9017"/>
        </w:tabs>
        <w:rPr>
          <w:noProof/>
          <w:sz w:val="22"/>
          <w:lang w:eastAsia="en-ZA" w:bidi="ar-SA"/>
        </w:rPr>
      </w:pPr>
      <w:hyperlink w:anchor="_Toc56766027" w:history="1">
        <w:r w:rsidR="0045368C" w:rsidRPr="00FC434F">
          <w:rPr>
            <w:rStyle w:val="Hyperlink"/>
            <w:rFonts w:ascii="Times New Roman" w:hAnsi="Times New Roman" w:cs="Times New Roman"/>
            <w:noProof/>
            <w:snapToGrid w:val="0"/>
            <w:w w:val="0"/>
          </w:rPr>
          <w:t>4.3.</w:t>
        </w:r>
        <w:r w:rsidR="0045368C" w:rsidRPr="00FC434F">
          <w:rPr>
            <w:rStyle w:val="Hyperlink"/>
            <w:noProof/>
          </w:rPr>
          <w:t xml:space="preserve"> Possible potential experiment</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_Toc56766027 \h </w:instrText>
        </w:r>
        <w:r w:rsidR="0045368C" w:rsidRPr="00FC434F">
          <w:rPr>
            <w:noProof/>
            <w:webHidden/>
          </w:rPr>
        </w:r>
        <w:r w:rsidR="0045368C" w:rsidRPr="00FC434F">
          <w:rPr>
            <w:noProof/>
            <w:webHidden/>
          </w:rPr>
          <w:fldChar w:fldCharType="separate"/>
        </w:r>
        <w:r w:rsidR="0045368C" w:rsidRPr="00FC434F">
          <w:rPr>
            <w:noProof/>
            <w:webHidden/>
          </w:rPr>
          <w:t>42</w:t>
        </w:r>
        <w:r w:rsidR="0045368C" w:rsidRPr="00FC434F">
          <w:rPr>
            <w:noProof/>
            <w:webHidden/>
          </w:rPr>
          <w:fldChar w:fldCharType="end"/>
        </w:r>
      </w:hyperlink>
    </w:p>
    <w:p w14:paraId="0E162340" w14:textId="22329E8B" w:rsidR="0045368C" w:rsidRPr="00FC434F" w:rsidRDefault="004758B0">
      <w:pPr>
        <w:pStyle w:val="TOC2"/>
        <w:tabs>
          <w:tab w:val="right" w:leader="dot" w:pos="9017"/>
        </w:tabs>
        <w:rPr>
          <w:noProof/>
          <w:sz w:val="22"/>
          <w:lang w:eastAsia="en-ZA" w:bidi="ar-SA"/>
        </w:rPr>
      </w:pPr>
      <w:hyperlink w:anchor="_Toc56766028" w:history="1">
        <w:r w:rsidR="0045368C" w:rsidRPr="00FC434F">
          <w:rPr>
            <w:rStyle w:val="Hyperlink"/>
            <w:rFonts w:ascii="Times New Roman" w:hAnsi="Times New Roman" w:cs="Times New Roman"/>
            <w:noProof/>
            <w:snapToGrid w:val="0"/>
            <w:w w:val="0"/>
          </w:rPr>
          <w:t>4.4.</w:t>
        </w:r>
        <w:r w:rsidR="0045368C" w:rsidRPr="00FC434F">
          <w:rPr>
            <w:rStyle w:val="Hyperlink"/>
            <w:noProof/>
          </w:rPr>
          <w:t xml:space="preserve"> Conclusion</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_Toc56766028 \h </w:instrText>
        </w:r>
        <w:r w:rsidR="0045368C" w:rsidRPr="00FC434F">
          <w:rPr>
            <w:noProof/>
            <w:webHidden/>
          </w:rPr>
        </w:r>
        <w:r w:rsidR="0045368C" w:rsidRPr="00FC434F">
          <w:rPr>
            <w:noProof/>
            <w:webHidden/>
          </w:rPr>
          <w:fldChar w:fldCharType="separate"/>
        </w:r>
        <w:r w:rsidR="0045368C" w:rsidRPr="00FC434F">
          <w:rPr>
            <w:noProof/>
            <w:webHidden/>
          </w:rPr>
          <w:t>43</w:t>
        </w:r>
        <w:r w:rsidR="0045368C" w:rsidRPr="00FC434F">
          <w:rPr>
            <w:noProof/>
            <w:webHidden/>
          </w:rPr>
          <w:fldChar w:fldCharType="end"/>
        </w:r>
      </w:hyperlink>
    </w:p>
    <w:p w14:paraId="02530C85" w14:textId="2508B1CB" w:rsidR="0045368C" w:rsidRPr="00FC434F" w:rsidRDefault="004758B0">
      <w:pPr>
        <w:pStyle w:val="TOC1"/>
        <w:tabs>
          <w:tab w:val="right" w:leader="dot" w:pos="9017"/>
        </w:tabs>
        <w:rPr>
          <w:noProof/>
          <w:sz w:val="22"/>
          <w:lang w:eastAsia="en-ZA" w:bidi="ar-SA"/>
        </w:rPr>
      </w:pPr>
      <w:hyperlink w:anchor="_Toc56766029" w:history="1">
        <w:r w:rsidR="0045368C" w:rsidRPr="00FC434F">
          <w:rPr>
            <w:rStyle w:val="Hyperlink"/>
            <w:noProof/>
          </w:rPr>
          <w:t>References</w:t>
        </w:r>
        <w:r w:rsidR="0045368C" w:rsidRPr="00FC434F">
          <w:rPr>
            <w:noProof/>
            <w:webHidden/>
          </w:rPr>
          <w:tab/>
        </w:r>
        <w:r w:rsidR="0045368C" w:rsidRPr="00FC434F">
          <w:rPr>
            <w:noProof/>
            <w:webHidden/>
          </w:rPr>
          <w:fldChar w:fldCharType="begin"/>
        </w:r>
        <w:r w:rsidR="0045368C" w:rsidRPr="00FC434F">
          <w:rPr>
            <w:noProof/>
            <w:webHidden/>
          </w:rPr>
          <w:instrText xml:space="preserve"> PAGEREF _Toc56766029 \h </w:instrText>
        </w:r>
        <w:r w:rsidR="0045368C" w:rsidRPr="00FC434F">
          <w:rPr>
            <w:noProof/>
            <w:webHidden/>
          </w:rPr>
        </w:r>
        <w:r w:rsidR="0045368C" w:rsidRPr="00FC434F">
          <w:rPr>
            <w:noProof/>
            <w:webHidden/>
          </w:rPr>
          <w:fldChar w:fldCharType="separate"/>
        </w:r>
        <w:r w:rsidR="0045368C" w:rsidRPr="00FC434F">
          <w:rPr>
            <w:noProof/>
            <w:webHidden/>
          </w:rPr>
          <w:t>45</w:t>
        </w:r>
        <w:r w:rsidR="0045368C" w:rsidRPr="00FC434F">
          <w:rPr>
            <w:noProof/>
            <w:webHidden/>
          </w:rPr>
          <w:fldChar w:fldCharType="end"/>
        </w:r>
      </w:hyperlink>
    </w:p>
    <w:p w14:paraId="2F7540EF" w14:textId="70719A81" w:rsidR="003570AF" w:rsidRPr="00FC434F" w:rsidRDefault="005F6EA2" w:rsidP="0045368C">
      <w:r w:rsidRPr="00FC434F">
        <w:fldChar w:fldCharType="end"/>
      </w:r>
      <w:r w:rsidR="0045368C" w:rsidRPr="00FC434F">
        <w:t xml:space="preserve"> </w:t>
      </w:r>
    </w:p>
    <w:p w14:paraId="4048E3B2" w14:textId="77777777" w:rsidR="003570AF" w:rsidRPr="00FC434F" w:rsidRDefault="003570AF" w:rsidP="005D59C5"/>
    <w:p w14:paraId="4753F975" w14:textId="77777777" w:rsidR="00734516" w:rsidRPr="00FC434F" w:rsidRDefault="00E2664F" w:rsidP="001B262F">
      <w:pPr>
        <w:pStyle w:val="FakeHeading1"/>
      </w:pPr>
      <w:r w:rsidRPr="00FC434F">
        <w:br w:type="page"/>
      </w:r>
      <w:r w:rsidR="00734516" w:rsidRPr="00FC434F">
        <w:lastRenderedPageBreak/>
        <w:t>Problem Statement</w:t>
      </w:r>
    </w:p>
    <w:p w14:paraId="43195DB2" w14:textId="1A6B389A" w:rsidR="00280358" w:rsidRPr="00FC434F" w:rsidRDefault="000B1286" w:rsidP="00280358">
      <w:r w:rsidRPr="00FC434F">
        <w:t>The goal of this work is to make recommendation methods more accurate and applicable to a broader range of real-life needs</w:t>
      </w:r>
      <w:r w:rsidR="009E4F02" w:rsidRPr="00FC434F">
        <w:t>,</w:t>
      </w:r>
      <w:r w:rsidRPr="00FC434F">
        <w:t xml:space="preserve"> like favourite movie predictions</w:t>
      </w:r>
      <w:r w:rsidR="009E4F02" w:rsidRPr="00FC434F">
        <w:t>,</w:t>
      </w:r>
      <w:r w:rsidRPr="00FC434F">
        <w:t xml:space="preserve"> which can increase the revenue of companies. Different applications generate different categories of data. Depending on the nature of data, data processing varies. A suitable representation of data would also optimize the performance of a recommender system. Scalability of the algorithms with large and real-world datasets</w:t>
      </w:r>
      <w:r w:rsidR="009E4F02" w:rsidRPr="00FC434F">
        <w:t xml:space="preserve"> are a matter of interest</w:t>
      </w:r>
      <w:r w:rsidRPr="00FC434F">
        <w:t xml:space="preserve">. As the research on fundamental techniques proceeds and matures, it becomes clear that a core issue for recommender systems is to resolve how to embed the core recommendation techniques in real operating systems and how to deal with massive and dynamic sets of data produced by the communications of users with items (ratings, preferences, reviews, </w:t>
      </w:r>
      <w:r w:rsidRPr="00636C3F">
        <w:rPr>
          <w:i/>
          <w:iCs/>
        </w:rPr>
        <w:t>etc.</w:t>
      </w:r>
      <w:r w:rsidRPr="00FC434F">
        <w:t>). Hence, the need is to identify suitable data processing schemes along with the best-suited data representation to optimize the performance of recommender systems.</w:t>
      </w:r>
    </w:p>
    <w:p w14:paraId="3E537E10" w14:textId="77777777" w:rsidR="00463A59" w:rsidRPr="00FC434F" w:rsidRDefault="00463A59">
      <w:pPr>
        <w:spacing w:line="276" w:lineRule="auto"/>
        <w:jc w:val="left"/>
        <w:rPr>
          <w:rFonts w:asciiTheme="majorHAnsi" w:hAnsiTheme="majorHAnsi"/>
          <w:b/>
          <w:color w:val="3E3E67" w:themeColor="accent1" w:themeShade="BF"/>
          <w:sz w:val="32"/>
          <w:szCs w:val="36"/>
        </w:rPr>
      </w:pPr>
    </w:p>
    <w:p w14:paraId="24180C3F" w14:textId="77777777" w:rsidR="00734516" w:rsidRPr="00FC434F" w:rsidRDefault="00734516" w:rsidP="004C1594">
      <w:pPr>
        <w:pStyle w:val="FakeHeading1"/>
      </w:pPr>
      <w:r w:rsidRPr="00FC434F">
        <w:t>Overview</w:t>
      </w:r>
    </w:p>
    <w:p w14:paraId="4BAAAE5F" w14:textId="77777777" w:rsidR="006A676C" w:rsidRPr="00FC434F" w:rsidRDefault="006A676C" w:rsidP="009D411A">
      <w:r w:rsidRPr="00FC434F">
        <w:t>In Chapter 1 we introduce the subject matter and the basic concepts needed to understand the literature related to the topic.</w:t>
      </w:r>
    </w:p>
    <w:p w14:paraId="6DF061B4" w14:textId="77777777" w:rsidR="006A676C" w:rsidRPr="00FC434F" w:rsidRDefault="006A676C" w:rsidP="009D411A">
      <w:r w:rsidRPr="00FC434F">
        <w:t xml:space="preserve">In Chapter 2 we summarise the core of the </w:t>
      </w:r>
      <w:r w:rsidR="00EE23AC" w:rsidRPr="00FC434F">
        <w:t>topic</w:t>
      </w:r>
      <w:r w:rsidRPr="00FC434F">
        <w:t xml:space="preserve"> and discuss the literature and topics required in order to grasp the </w:t>
      </w:r>
      <w:r w:rsidR="00EE23AC" w:rsidRPr="00FC434F">
        <w:t>main subject matter</w:t>
      </w:r>
      <w:r w:rsidRPr="00FC434F">
        <w:t>.</w:t>
      </w:r>
    </w:p>
    <w:p w14:paraId="39E12583" w14:textId="77777777" w:rsidR="006A676C" w:rsidRPr="00FC434F" w:rsidRDefault="006A676C" w:rsidP="009D411A">
      <w:r w:rsidRPr="00FC434F">
        <w:t xml:space="preserve">In Chapter 3 we </w:t>
      </w:r>
      <w:r w:rsidR="00EE23AC" w:rsidRPr="00FC434F">
        <w:t>explain the methods, techniques and methodology in detail</w:t>
      </w:r>
      <w:r w:rsidRPr="00FC434F">
        <w:t>.</w:t>
      </w:r>
    </w:p>
    <w:p w14:paraId="0D68D475" w14:textId="77777777" w:rsidR="006A676C" w:rsidRPr="00FC434F" w:rsidRDefault="006A676C" w:rsidP="009D411A">
      <w:r w:rsidRPr="00FC434F">
        <w:t xml:space="preserve">In Chapter 4 we </w:t>
      </w:r>
      <w:r w:rsidR="00EE23AC" w:rsidRPr="00FC434F">
        <w:t>explain the results</w:t>
      </w:r>
      <w:r w:rsidRPr="00FC434F">
        <w:t xml:space="preserve"> and conclude our work. This is followed by references and appendices.</w:t>
      </w:r>
    </w:p>
    <w:p w14:paraId="09AB3305" w14:textId="77777777" w:rsidR="00734516" w:rsidRPr="00FC434F" w:rsidRDefault="00734516">
      <w:r w:rsidRPr="00FC434F">
        <w:br w:type="page"/>
      </w:r>
    </w:p>
    <w:p w14:paraId="07D1083C" w14:textId="77777777" w:rsidR="00EF55C4" w:rsidRPr="00FC434F" w:rsidRDefault="00EF55C4" w:rsidP="007B307F">
      <w:pPr>
        <w:pStyle w:val="NoSpacing"/>
        <w:rPr>
          <w:lang w:val="en-ZA"/>
        </w:rPr>
        <w:sectPr w:rsidR="00EF55C4" w:rsidRPr="00FC434F" w:rsidSect="00E16D7D">
          <w:footerReference w:type="default" r:id="rId11"/>
          <w:pgSz w:w="11907" w:h="16840" w:code="9"/>
          <w:pgMar w:top="1440" w:right="1440" w:bottom="1440" w:left="1440" w:header="709" w:footer="709" w:gutter="0"/>
          <w:pgNumType w:fmt="lowerRoman" w:start="1"/>
          <w:cols w:space="708"/>
          <w:docGrid w:linePitch="360"/>
        </w:sectPr>
      </w:pPr>
      <w:bookmarkStart w:id="0" w:name="_Introduction"/>
      <w:bookmarkEnd w:id="0"/>
    </w:p>
    <w:p w14:paraId="793588DC" w14:textId="77777777" w:rsidR="00EB409C" w:rsidRPr="00FC434F" w:rsidRDefault="00EB409C" w:rsidP="00F90B3D">
      <w:pPr>
        <w:pStyle w:val="Heading1"/>
      </w:pPr>
      <w:bookmarkStart w:id="1" w:name="_Cluster_Specific_Accuracy"/>
      <w:bookmarkStart w:id="2" w:name="_Ref184791114"/>
      <w:bookmarkStart w:id="3" w:name="_Toc56765979"/>
      <w:bookmarkEnd w:id="1"/>
      <w:r w:rsidRPr="00FC434F">
        <w:lastRenderedPageBreak/>
        <w:t>Introduction</w:t>
      </w:r>
      <w:bookmarkEnd w:id="2"/>
      <w:bookmarkEnd w:id="3"/>
    </w:p>
    <w:p w14:paraId="15D0606D" w14:textId="77777777" w:rsidR="00EB409C" w:rsidRPr="00FC434F" w:rsidRDefault="00CA49A2" w:rsidP="00CA49A2">
      <w:pPr>
        <w:pStyle w:val="Heading2"/>
      </w:pPr>
      <w:bookmarkStart w:id="4" w:name="_Toc56765980"/>
      <w:r w:rsidRPr="00FC434F">
        <w:t>Recommender System</w:t>
      </w:r>
      <w:r w:rsidR="0066380D" w:rsidRPr="00FC434F">
        <w:t>s</w:t>
      </w:r>
      <w:bookmarkEnd w:id="4"/>
    </w:p>
    <w:p w14:paraId="760FFCDA" w14:textId="77777777" w:rsidR="00EB409C" w:rsidRPr="00FC434F" w:rsidRDefault="00EB409C" w:rsidP="00EB409C">
      <w:pPr>
        <w:pStyle w:val="Heading3"/>
        <w:rPr>
          <w:u w:val="single"/>
        </w:rPr>
      </w:pPr>
      <w:bookmarkStart w:id="5" w:name="_Toc56765981"/>
      <w:r w:rsidRPr="00FC434F">
        <w:rPr>
          <w:u w:val="single"/>
        </w:rPr>
        <w:t>What is it?</w:t>
      </w:r>
      <w:bookmarkEnd w:id="5"/>
    </w:p>
    <w:p w14:paraId="5E642D6E" w14:textId="571AF77F" w:rsidR="00564C3D" w:rsidRPr="00FC434F" w:rsidRDefault="0066380D" w:rsidP="00E30195">
      <w:r w:rsidRPr="00FC434F">
        <w:t xml:space="preserve">We as Statistics </w:t>
      </w:r>
      <w:r w:rsidR="00D17507" w:rsidRPr="00FC434F">
        <w:t>majors always</w:t>
      </w:r>
      <w:r w:rsidR="00564C3D" w:rsidRPr="00FC434F">
        <w:t xml:space="preserve"> wonder how Takealot </w:t>
      </w:r>
      <w:r w:rsidRPr="00FC434F">
        <w:t xml:space="preserve">recommends products to </w:t>
      </w:r>
      <w:r w:rsidR="00564C3D" w:rsidRPr="00FC434F">
        <w:t>people to buy online? This wondering lead us to the topic of recommender system</w:t>
      </w:r>
      <w:r w:rsidRPr="00FC434F">
        <w:t>s</w:t>
      </w:r>
      <w:r w:rsidR="00564C3D" w:rsidRPr="00FC434F">
        <w:t>.</w:t>
      </w:r>
    </w:p>
    <w:p w14:paraId="442FC714" w14:textId="0EF1ABCA" w:rsidR="00564C3D" w:rsidRPr="00FC434F" w:rsidRDefault="00112BD9" w:rsidP="00E30195">
      <w:r w:rsidRPr="00FC434F">
        <w:t>Recommend</w:t>
      </w:r>
      <w:r w:rsidR="009E4F02" w:rsidRPr="00FC434F">
        <w:t>er</w:t>
      </w:r>
      <w:r w:rsidR="00564C3D" w:rsidRPr="00FC434F">
        <w:t xml:space="preserve"> system</w:t>
      </w:r>
      <w:r w:rsidRPr="00FC434F">
        <w:t>s</w:t>
      </w:r>
      <w:r w:rsidR="009E4F02" w:rsidRPr="00FC434F">
        <w:t xml:space="preserve"> (RS)</w:t>
      </w:r>
      <w:r w:rsidR="00564C3D" w:rsidRPr="00FC434F">
        <w:t xml:space="preserve"> </w:t>
      </w:r>
      <w:r w:rsidR="009B43DC" w:rsidRPr="00FC434F">
        <w:t>use consumer preferences and characteristics to prioritize and suggest things that users would like</w:t>
      </w:r>
      <w:r w:rsidR="00564C3D" w:rsidRPr="00FC434F">
        <w:t>.</w:t>
      </w:r>
      <w:r w:rsidR="009B43DC" w:rsidRPr="00FC434F">
        <w:t xml:space="preserve"> In other words</w:t>
      </w:r>
      <w:r w:rsidRPr="00FC434F">
        <w:t>,</w:t>
      </w:r>
      <w:r w:rsidR="009B43DC" w:rsidRPr="00FC434F">
        <w:t xml:space="preserve"> </w:t>
      </w:r>
      <w:r w:rsidR="00564C3D" w:rsidRPr="00FC434F">
        <w:t>re</w:t>
      </w:r>
      <w:r w:rsidRPr="00FC434F">
        <w:t>commender systems</w:t>
      </w:r>
      <w:r w:rsidR="00564C3D" w:rsidRPr="00FC434F">
        <w:t xml:space="preserve"> discover ite</w:t>
      </w:r>
      <w:r w:rsidRPr="00FC434F">
        <w:t xml:space="preserve">ms which </w:t>
      </w:r>
      <w:r w:rsidR="009B43DC" w:rsidRPr="00FC434F">
        <w:t xml:space="preserve">may be of interest to users and </w:t>
      </w:r>
      <w:r w:rsidR="00AC5285" w:rsidRPr="00FC434F">
        <w:t>provide them with the most appropriate and correct items. Systems of recommendation filter through useful items from a large information pool.</w:t>
      </w:r>
    </w:p>
    <w:p w14:paraId="77F5163D" w14:textId="05B243D8" w:rsidR="00564C3D" w:rsidRPr="00FC434F" w:rsidRDefault="00564C3D" w:rsidP="00E30195">
      <w:r w:rsidRPr="00FC434F">
        <w:t xml:space="preserve">Recommendation engines </w:t>
      </w:r>
      <w:r w:rsidR="00EA228D" w:rsidRPr="00FC434F">
        <w:t xml:space="preserve">learn consumer tastes and preferences </w:t>
      </w:r>
      <w:r w:rsidR="00CF369E" w:rsidRPr="00FC434F">
        <w:t xml:space="preserve">from online platforms </w:t>
      </w:r>
      <w:r w:rsidR="008C7D70" w:rsidRPr="00FC434F">
        <w:t xml:space="preserve">and </w:t>
      </w:r>
      <w:r w:rsidR="00EA228D" w:rsidRPr="00FC434F">
        <w:t xml:space="preserve">then </w:t>
      </w:r>
      <w:r w:rsidR="00BF0503" w:rsidRPr="00FC434F">
        <w:t xml:space="preserve">discover </w:t>
      </w:r>
      <w:r w:rsidR="008C7D70" w:rsidRPr="00FC434F">
        <w:t>patterns in the dataset</w:t>
      </w:r>
      <w:r w:rsidR="0062277E" w:rsidRPr="00FC434F">
        <w:t xml:space="preserve">. These patterns </w:t>
      </w:r>
      <w:r w:rsidR="00EA228D" w:rsidRPr="00FC434F">
        <w:t xml:space="preserve">are </w:t>
      </w:r>
      <w:r w:rsidR="008C7D70" w:rsidRPr="00FC434F">
        <w:t>then</w:t>
      </w:r>
      <w:r w:rsidR="00BF0503" w:rsidRPr="00FC434F">
        <w:t xml:space="preserve"> </w:t>
      </w:r>
      <w:r w:rsidR="00EA228D" w:rsidRPr="00FC434F">
        <w:t xml:space="preserve">used to make </w:t>
      </w:r>
      <w:r w:rsidR="00BF0503" w:rsidRPr="00FC434F">
        <w:t xml:space="preserve">recommendations to </w:t>
      </w:r>
      <w:r w:rsidR="00EA228D" w:rsidRPr="00FC434F">
        <w:t xml:space="preserve">users based on </w:t>
      </w:r>
      <w:r w:rsidR="00BF0503" w:rsidRPr="00FC434F">
        <w:t>their needs and interests</w:t>
      </w:r>
      <w:r w:rsidRPr="00FC434F">
        <w:t>.</w:t>
      </w:r>
    </w:p>
    <w:p w14:paraId="617D5F40" w14:textId="56AC8217" w:rsidR="00E531B5" w:rsidRPr="00FC434F" w:rsidRDefault="00B82D26" w:rsidP="00E30195">
      <w:r w:rsidRPr="00FC434F">
        <w:t xml:space="preserve">Takealot is a real time example, </w:t>
      </w:r>
      <w:r w:rsidR="00E057A9" w:rsidRPr="00FC434F">
        <w:t>the company has</w:t>
      </w:r>
      <w:r w:rsidR="00564C3D" w:rsidRPr="00FC434F">
        <w:t xml:space="preserve"> been </w:t>
      </w:r>
      <w:r w:rsidRPr="00FC434F">
        <w:t>around for quite some time and also use</w:t>
      </w:r>
      <w:r w:rsidR="00E057A9" w:rsidRPr="00FC434F">
        <w:t>s</w:t>
      </w:r>
      <w:r w:rsidRPr="00FC434F">
        <w:t xml:space="preserve"> </w:t>
      </w:r>
      <w:r w:rsidR="00564C3D" w:rsidRPr="00FC434F">
        <w:t>recommendation engine</w:t>
      </w:r>
      <w:r w:rsidRPr="00FC434F">
        <w:t>s to suggest</w:t>
      </w:r>
      <w:r w:rsidR="00564C3D" w:rsidRPr="00FC434F">
        <w:t xml:space="preserve"> the goods or products t</w:t>
      </w:r>
      <w:r w:rsidRPr="00FC434F">
        <w:t>hat customers might be interested in</w:t>
      </w:r>
      <w:r w:rsidR="00564C3D" w:rsidRPr="00FC434F">
        <w:t xml:space="preserve">. Netflix </w:t>
      </w:r>
      <w:r w:rsidR="00872FB7" w:rsidRPr="00FC434F">
        <w:t xml:space="preserve">is another example where recommender </w:t>
      </w:r>
      <w:r w:rsidR="00564C3D" w:rsidRPr="00FC434F">
        <w:t xml:space="preserve">systems </w:t>
      </w:r>
      <w:r w:rsidR="00872FB7" w:rsidRPr="00FC434F">
        <w:t xml:space="preserve">are used </w:t>
      </w:r>
      <w:r w:rsidR="00564C3D" w:rsidRPr="00FC434F">
        <w:t xml:space="preserve">to suggest movies, </w:t>
      </w:r>
      <w:r w:rsidR="00D17507" w:rsidRPr="00FC434F">
        <w:t>documentaries and</w:t>
      </w:r>
      <w:r w:rsidR="00564C3D" w:rsidRPr="00FC434F">
        <w:t xml:space="preserve"> TV </w:t>
      </w:r>
      <w:r w:rsidR="000C39E6" w:rsidRPr="00FC434F">
        <w:t>show that</w:t>
      </w:r>
      <w:r w:rsidR="00564C3D" w:rsidRPr="00FC434F">
        <w:t xml:space="preserve"> s</w:t>
      </w:r>
      <w:r w:rsidR="00872FB7" w:rsidRPr="00FC434F">
        <w:t xml:space="preserve">ubscribers might love to watch. After all, </w:t>
      </w:r>
      <w:r w:rsidR="00564C3D" w:rsidRPr="00FC434F">
        <w:t>the goal is the same for all giant companies</w:t>
      </w:r>
      <w:r w:rsidR="00872FB7" w:rsidRPr="00FC434F">
        <w:t xml:space="preserve">, which is </w:t>
      </w:r>
      <w:r w:rsidR="001B1337" w:rsidRPr="00FC434F">
        <w:t xml:space="preserve">to </w:t>
      </w:r>
      <w:r w:rsidR="00872FB7" w:rsidRPr="00FC434F">
        <w:t>recommend items of interest to customers</w:t>
      </w:r>
      <w:r w:rsidR="00564C3D" w:rsidRPr="00FC434F">
        <w:t>.</w:t>
      </w:r>
    </w:p>
    <w:p w14:paraId="47384F60" w14:textId="2A210C1C" w:rsidR="00564C3D" w:rsidRPr="00FC434F" w:rsidRDefault="00EF64C9" w:rsidP="00E30195">
      <w:r w:rsidRPr="00FC434F">
        <w:t>R</w:t>
      </w:r>
      <w:r w:rsidR="00564C3D" w:rsidRPr="00FC434F">
        <w:t xml:space="preserve">ecommender </w:t>
      </w:r>
      <w:r w:rsidR="00E531B5" w:rsidRPr="00FC434F">
        <w:t xml:space="preserve">systems try to create profiles of </w:t>
      </w:r>
      <w:r w:rsidRPr="00FC434F">
        <w:t>user preference</w:t>
      </w:r>
      <w:r w:rsidR="00E531B5" w:rsidRPr="00FC434F">
        <w:t>s from the patterns analysed</w:t>
      </w:r>
      <w:r w:rsidRPr="00FC434F">
        <w:t xml:space="preserve"> and model the relationship between people and products.</w:t>
      </w:r>
    </w:p>
    <w:p w14:paraId="5649F27C" w14:textId="77777777" w:rsidR="00EB409C" w:rsidRPr="00FC434F" w:rsidRDefault="00CA49A2" w:rsidP="00CA49A2">
      <w:pPr>
        <w:pStyle w:val="Heading2"/>
      </w:pPr>
      <w:bookmarkStart w:id="6" w:name="_Toc56765982"/>
      <w:r w:rsidRPr="00FC434F">
        <w:t>Collaborative Filtering</w:t>
      </w:r>
      <w:bookmarkEnd w:id="6"/>
    </w:p>
    <w:p w14:paraId="6DE86C5D" w14:textId="4F6B35FA" w:rsidR="00CA49A2" w:rsidRPr="00FC434F" w:rsidRDefault="00F27FF8" w:rsidP="00E30195">
      <w:r w:rsidRPr="00FC434F">
        <w:t xml:space="preserve">The </w:t>
      </w:r>
      <w:r w:rsidR="00CA49A2" w:rsidRPr="00FC434F">
        <w:t>paper</w:t>
      </w:r>
      <w:r w:rsidRPr="00FC434F">
        <w:t xml:space="preserve"> being reviewed</w:t>
      </w:r>
      <w:r w:rsidR="00C23C09" w:rsidRPr="00FC434F">
        <w:t xml:space="preserve"> is</w:t>
      </w:r>
      <w:r w:rsidR="00CA49A2" w:rsidRPr="00FC434F">
        <w:t xml:space="preserve"> </w:t>
      </w:r>
      <w:r w:rsidR="00C23C09" w:rsidRPr="00FC434F">
        <w:t>based on an approach that</w:t>
      </w:r>
      <w:r w:rsidR="007D6435" w:rsidRPr="00FC434F">
        <w:t xml:space="preserve"> depend</w:t>
      </w:r>
      <w:r w:rsidR="00C23C09" w:rsidRPr="00FC434F">
        <w:t>s solely</w:t>
      </w:r>
      <w:r w:rsidR="007D6435" w:rsidRPr="00FC434F">
        <w:t xml:space="preserve"> on former consumer</w:t>
      </w:r>
      <w:r w:rsidR="00EF64C9" w:rsidRPr="00FC434F">
        <w:t xml:space="preserve"> behaviour. For example</w:t>
      </w:r>
      <w:r w:rsidR="00CA49A2" w:rsidRPr="00FC434F">
        <w:t xml:space="preserve">, </w:t>
      </w:r>
      <w:r w:rsidR="00222434">
        <w:t>collaborative filtering studies user</w:t>
      </w:r>
      <w:r w:rsidR="000B517B">
        <w:t>’s</w:t>
      </w:r>
      <w:r w:rsidR="00CA49A2" w:rsidRPr="00FC434F">
        <w:t xml:space="preserve"> previous transactions or product ratings</w:t>
      </w:r>
      <w:r w:rsidR="0016125C" w:rsidRPr="00FC434F">
        <w:t xml:space="preserve"> </w:t>
      </w:r>
      <w:r w:rsidR="00CA49A2" w:rsidRPr="00FC434F">
        <w:t>–</w:t>
      </w:r>
      <w:r w:rsidR="0016125C" w:rsidRPr="00FC434F">
        <w:t xml:space="preserve"> </w:t>
      </w:r>
      <w:r w:rsidR="00CA49A2" w:rsidRPr="00FC434F">
        <w:t>and does not require the creation of expli</w:t>
      </w:r>
      <w:r w:rsidR="0060572D" w:rsidRPr="00FC434F">
        <w:t>cit profiles. This approach is called</w:t>
      </w:r>
      <w:r w:rsidR="00645F46" w:rsidRPr="00FC434F">
        <w:t xml:space="preserve"> Collaborative Filtering </w:t>
      </w:r>
      <w:r w:rsidR="00CA49A2" w:rsidRPr="00FC434F">
        <w:t>(CF)</w:t>
      </w:r>
      <w:r w:rsidR="0016125C" w:rsidRPr="00FC434F">
        <w:t>.</w:t>
      </w:r>
    </w:p>
    <w:p w14:paraId="08922C84" w14:textId="622198BB" w:rsidR="00CA49A2" w:rsidRPr="00FC434F" w:rsidRDefault="00EF64C9" w:rsidP="00E30195">
      <w:r w:rsidRPr="00FC434F">
        <w:lastRenderedPageBreak/>
        <w:t>Collaborative</w:t>
      </w:r>
      <w:r w:rsidR="001D3A79" w:rsidRPr="00FC434F">
        <w:t xml:space="preserve"> filtering methods </w:t>
      </w:r>
      <w:r w:rsidR="00CA49A2" w:rsidRPr="00FC434F">
        <w:t>recommend</w:t>
      </w:r>
      <w:r w:rsidRPr="00FC434F">
        <w:t xml:space="preserve"> items based on </w:t>
      </w:r>
      <w:r w:rsidR="001D3A79" w:rsidRPr="00FC434F">
        <w:t xml:space="preserve">the </w:t>
      </w:r>
      <w:r w:rsidRPr="00FC434F">
        <w:t>order of ratings or usage</w:t>
      </w:r>
      <w:r w:rsidR="001D3A79" w:rsidRPr="00FC434F">
        <w:t>, without the need for any item or user detail</w:t>
      </w:r>
      <w:r w:rsidR="00CA49A2" w:rsidRPr="00FC434F">
        <w:t>.</w:t>
      </w:r>
      <w:r w:rsidR="001B0757" w:rsidRPr="00FC434F">
        <w:t xml:space="preserve"> </w:t>
      </w:r>
      <w:r w:rsidR="007E446B" w:rsidRPr="00FC434F">
        <w:t>‘</w:t>
      </w:r>
      <w:r w:rsidR="001B0757" w:rsidRPr="00FC434F">
        <w:t>Relationships between users</w:t>
      </w:r>
      <w:r w:rsidR="007E446B" w:rsidRPr="00FC434F">
        <w:t>’</w:t>
      </w:r>
      <w:r w:rsidR="001B0757" w:rsidRPr="00FC434F">
        <w:t xml:space="preserve"> </w:t>
      </w:r>
      <w:r w:rsidR="00CA49A2" w:rsidRPr="00FC434F">
        <w:t xml:space="preserve">and </w:t>
      </w:r>
      <w:r w:rsidR="007E446B" w:rsidRPr="00FC434F">
        <w:t>‘</w:t>
      </w:r>
      <w:r w:rsidR="00CA49A2" w:rsidRPr="00FC434F">
        <w:t>interdependencies among products</w:t>
      </w:r>
      <w:r w:rsidR="007E446B" w:rsidRPr="00FC434F">
        <w:t>’</w:t>
      </w:r>
      <w:r w:rsidR="001B0757" w:rsidRPr="00FC434F">
        <w:t xml:space="preserve"> are studied and analysed</w:t>
      </w:r>
      <w:r w:rsidR="00CA49A2" w:rsidRPr="00FC434F">
        <w:t xml:space="preserve"> in order to identify </w:t>
      </w:r>
      <w:r w:rsidR="00153CBE" w:rsidRPr="00FC434F">
        <w:t xml:space="preserve">associations between new users and </w:t>
      </w:r>
      <w:r w:rsidR="00CA49A2" w:rsidRPr="00FC434F">
        <w:t>ite</w:t>
      </w:r>
      <w:r w:rsidR="00153CBE" w:rsidRPr="00FC434F">
        <w:t>ms</w:t>
      </w:r>
      <w:r w:rsidR="00CA49A2" w:rsidRPr="00FC434F">
        <w:t>.</w:t>
      </w:r>
      <w:r w:rsidR="006A70CA" w:rsidRPr="00FC434F">
        <w:t xml:space="preserve"> In addition to eliminating the need for data collection on items or users, CF does not require any domain knowledge</w:t>
      </w:r>
      <w:r w:rsidR="00F712EB" w:rsidRPr="00FC434F">
        <w:t>. I</w:t>
      </w:r>
      <w:r w:rsidR="00CA49A2" w:rsidRPr="00FC434F">
        <w:t xml:space="preserve">t </w:t>
      </w:r>
      <w:r w:rsidR="00F712EB" w:rsidRPr="00FC434F">
        <w:t>is able to</w:t>
      </w:r>
      <w:r w:rsidR="00CA49A2" w:rsidRPr="00FC434F">
        <w:t xml:space="preserve"> uncover patterns that </w:t>
      </w:r>
      <w:r w:rsidRPr="00FC434F">
        <w:t xml:space="preserve">would be </w:t>
      </w:r>
      <w:r w:rsidR="00D17507" w:rsidRPr="00FC434F">
        <w:t>difficult to</w:t>
      </w:r>
      <w:r w:rsidR="00CA49A2" w:rsidRPr="00FC434F">
        <w:t xml:space="preserve"> profile u</w:t>
      </w:r>
      <w:r w:rsidR="00564C3D" w:rsidRPr="00FC434F">
        <w:t xml:space="preserve">sing </w:t>
      </w:r>
      <w:r w:rsidR="000C39E6" w:rsidRPr="00FC434F">
        <w:t>content-based</w:t>
      </w:r>
      <w:r w:rsidR="00564C3D" w:rsidRPr="00FC434F">
        <w:t xml:space="preserve"> techniques</w:t>
      </w:r>
      <w:r w:rsidR="00F712EB" w:rsidRPr="00FC434F">
        <w:t>, which is another recommender system approach</w:t>
      </w:r>
      <w:r w:rsidR="00564C3D" w:rsidRPr="00FC434F">
        <w:t xml:space="preserve">. </w:t>
      </w:r>
    </w:p>
    <w:p w14:paraId="6AC279D3" w14:textId="038CC3C3" w:rsidR="00C275A6" w:rsidRPr="00FC434F" w:rsidRDefault="00CA49A2" w:rsidP="00ED1353">
      <w:r w:rsidRPr="00FC434F">
        <w:t xml:space="preserve">The CF </w:t>
      </w:r>
      <w:r w:rsidR="00A93A4C" w:rsidRPr="00FC434F">
        <w:t xml:space="preserve">question may be viewed as </w:t>
      </w:r>
      <w:r w:rsidR="00B6472F" w:rsidRPr="00FC434F">
        <w:t xml:space="preserve">an estimation of </w:t>
      </w:r>
      <w:r w:rsidR="00A93A4C" w:rsidRPr="00FC434F">
        <w:t>missing value</w:t>
      </w:r>
      <w:r w:rsidR="00B6472F" w:rsidRPr="00FC434F">
        <w:t xml:space="preserve">s. Suppose </w:t>
      </w:r>
      <w:r w:rsidR="00D17507" w:rsidRPr="00FC434F">
        <w:t>we</w:t>
      </w:r>
      <w:r w:rsidR="00A93A4C" w:rsidRPr="00FC434F">
        <w:t xml:space="preserve"> are given a matrix </w:t>
      </w:r>
      <w:r w:rsidR="00B6472F" w:rsidRPr="00FC434F">
        <w:t xml:space="preserve">of users and items </w:t>
      </w:r>
      <w:r w:rsidR="00A93A4C" w:rsidRPr="00FC434F">
        <w:t>with several missing va</w:t>
      </w:r>
      <w:r w:rsidR="00B6472F" w:rsidRPr="00FC434F">
        <w:t>lues, and our task is to estimate</w:t>
      </w:r>
      <w:r w:rsidR="00A93A4C" w:rsidRPr="00FC434F">
        <w:t xml:space="preserve"> the</w:t>
      </w:r>
      <w:r w:rsidR="00B6472F" w:rsidRPr="00FC434F">
        <w:t xml:space="preserve"> missing values based on the available</w:t>
      </w:r>
      <w:r w:rsidR="00A93A4C" w:rsidRPr="00FC434F">
        <w:t xml:space="preserve"> values. </w:t>
      </w:r>
      <w:r w:rsidR="004D2488" w:rsidRPr="00FC434F">
        <w:t>There are e</w:t>
      </w:r>
      <w:r w:rsidR="00A93A4C" w:rsidRPr="00FC434F">
        <w:t xml:space="preserve">stablished </w:t>
      </w:r>
      <w:r w:rsidR="004D2488" w:rsidRPr="00FC434F">
        <w:t xml:space="preserve">CF methods to calculate the missing </w:t>
      </w:r>
      <w:r w:rsidR="00A93A4C" w:rsidRPr="00FC434F">
        <w:t>value</w:t>
      </w:r>
      <w:r w:rsidR="004D2488" w:rsidRPr="00FC434F">
        <w:t>s</w:t>
      </w:r>
      <w:r w:rsidR="00A93A4C" w:rsidRPr="00FC434F">
        <w:t xml:space="preserve"> between u</w:t>
      </w:r>
      <w:r w:rsidR="004D2488" w:rsidRPr="00FC434F">
        <w:t>sers and products</w:t>
      </w:r>
      <w:r w:rsidR="00A93A4C" w:rsidRPr="00FC434F">
        <w:t>.</w:t>
      </w:r>
      <w:r w:rsidRPr="00FC434F">
        <w:t xml:space="preserve"> </w:t>
      </w:r>
    </w:p>
    <w:p w14:paraId="41C8847F" w14:textId="1C7365C8" w:rsidR="00FB6916" w:rsidRPr="00FC434F" w:rsidRDefault="00834AEE" w:rsidP="00ED1353">
      <w:r w:rsidRPr="00FC434F">
        <w:t>Another Recommender System (RS)</w:t>
      </w:r>
      <w:r w:rsidR="00CA49A2" w:rsidRPr="00FC434F">
        <w:t xml:space="preserve"> is called C</w:t>
      </w:r>
      <w:r w:rsidR="00A54111" w:rsidRPr="00FC434F">
        <w:t>on</w:t>
      </w:r>
      <w:r w:rsidRPr="00FC434F">
        <w:t>tent based RS</w:t>
      </w:r>
      <w:r w:rsidR="00CA49A2" w:rsidRPr="00FC434F">
        <w:t>.</w:t>
      </w:r>
      <w:r w:rsidRPr="00FC434F">
        <w:t xml:space="preserve"> This filtering method is</w:t>
      </w:r>
      <w:r w:rsidR="00CA49A2" w:rsidRPr="00FC434F">
        <w:t xml:space="preserve"> based</w:t>
      </w:r>
      <w:r w:rsidR="00FB6916" w:rsidRPr="00FC434F">
        <w:t xml:space="preserve"> on the inf</w:t>
      </w:r>
      <w:r w:rsidRPr="00FC434F">
        <w:t>ormation of the item and user profile</w:t>
      </w:r>
      <w:r w:rsidR="00351896" w:rsidRPr="00FC434F">
        <w:t>. It then suggests products similar</w:t>
      </w:r>
      <w:r w:rsidR="007D1FC0" w:rsidRPr="00FC434F">
        <w:t xml:space="preserve"> to those that the customer enjoyed in the past.</w:t>
      </w:r>
    </w:p>
    <w:p w14:paraId="448FC4BE" w14:textId="4DF72F73" w:rsidR="00D660FC" w:rsidRPr="00FC434F" w:rsidRDefault="00CA49A2" w:rsidP="00CA49A2">
      <w:pPr>
        <w:pStyle w:val="Heading2"/>
      </w:pPr>
      <w:bookmarkStart w:id="7" w:name="_Toc56765983"/>
      <w:r w:rsidRPr="00FC434F">
        <w:t>Discuss</w:t>
      </w:r>
      <w:r w:rsidR="0016125C" w:rsidRPr="00FC434F">
        <w:t>ion of</w:t>
      </w:r>
      <w:r w:rsidRPr="00FC434F">
        <w:t xml:space="preserve"> techniques</w:t>
      </w:r>
      <w:bookmarkEnd w:id="7"/>
    </w:p>
    <w:p w14:paraId="5A7B873C" w14:textId="3420DA42" w:rsidR="003F15D8" w:rsidRPr="00FC434F" w:rsidRDefault="00891F20" w:rsidP="00E30195">
      <w:r w:rsidRPr="00FC434F">
        <w:t xml:space="preserve">Collaborative Filtering uses two main </w:t>
      </w:r>
      <w:r w:rsidR="003408EF" w:rsidRPr="00FC434F">
        <w:t xml:space="preserve">approaches to make recommendations namely, Memory-based and model-based CF. Memory based </w:t>
      </w:r>
      <w:r w:rsidR="00CA49A2" w:rsidRPr="00FC434F">
        <w:t xml:space="preserve">is the most </w:t>
      </w:r>
      <w:r w:rsidR="003408EF" w:rsidRPr="00FC434F">
        <w:t>popular approach</w:t>
      </w:r>
      <w:r w:rsidR="00DD23EF" w:rsidRPr="00FC434F">
        <w:t xml:space="preserve"> </w:t>
      </w:r>
      <w:r w:rsidR="00D17507" w:rsidRPr="00FC434F">
        <w:t>of CF</w:t>
      </w:r>
      <w:r w:rsidR="00CA49A2" w:rsidRPr="00FC434F">
        <w:t xml:space="preserve"> </w:t>
      </w:r>
      <w:r w:rsidR="003408EF" w:rsidRPr="00FC434F">
        <w:t xml:space="preserve">and is also known as </w:t>
      </w:r>
      <w:r w:rsidR="00885F3D" w:rsidRPr="00FC434F">
        <w:t xml:space="preserve">the </w:t>
      </w:r>
      <w:r w:rsidR="003408EF" w:rsidRPr="00FC434F">
        <w:t>‘</w:t>
      </w:r>
      <w:r w:rsidR="00CA49A2" w:rsidRPr="00FC434F">
        <w:t xml:space="preserve">neighbourhood-based </w:t>
      </w:r>
      <w:r w:rsidR="0016242D" w:rsidRPr="00FC434F">
        <w:t>a</w:t>
      </w:r>
      <w:r w:rsidR="00F82C3C" w:rsidRPr="00FC434F">
        <w:t>pproac</w:t>
      </w:r>
      <w:r w:rsidR="003F15D8" w:rsidRPr="00FC434F">
        <w:t>h</w:t>
      </w:r>
      <w:r w:rsidR="003408EF" w:rsidRPr="00FC434F">
        <w:t>’</w:t>
      </w:r>
      <w:r w:rsidR="00CA49A2" w:rsidRPr="00FC434F">
        <w:t>.</w:t>
      </w:r>
      <w:r w:rsidR="003F15D8" w:rsidRPr="00FC434F">
        <w:t xml:space="preserve"> </w:t>
      </w:r>
    </w:p>
    <w:p w14:paraId="4FFFFD4F" w14:textId="7E7C67A3" w:rsidR="00CA49A2" w:rsidRPr="00FC434F" w:rsidRDefault="00F8373B" w:rsidP="00ED1353">
      <w:r w:rsidRPr="00FC434F">
        <w:t xml:space="preserve">Neighbourhood based approach uses </w:t>
      </w:r>
      <w:r w:rsidR="00F82C3C" w:rsidRPr="00FC434F">
        <w:t>k Nearest Neighbours</w:t>
      </w:r>
      <w:r w:rsidR="00DA01A0" w:rsidRPr="00FC434F">
        <w:t xml:space="preserve"> </w:t>
      </w:r>
      <w:r w:rsidR="00D17507" w:rsidRPr="00FC434F">
        <w:t>(kNN</w:t>
      </w:r>
      <w:r w:rsidR="00F82C3C" w:rsidRPr="00FC434F">
        <w:t>)</w:t>
      </w:r>
      <w:r w:rsidR="00891F20" w:rsidRPr="00FC434F">
        <w:t>. It identifies</w:t>
      </w:r>
      <w:r w:rsidR="00CA49A2" w:rsidRPr="00FC434F">
        <w:t xml:space="preserve"> pairs of items that tend to be</w:t>
      </w:r>
      <w:r w:rsidR="00E7003A" w:rsidRPr="00FC434F">
        <w:t xml:space="preserve"> rated similarly </w:t>
      </w:r>
      <w:r w:rsidRPr="00FC434F">
        <w:t xml:space="preserve">and </w:t>
      </w:r>
      <w:r w:rsidR="00E7003A" w:rsidRPr="00FC434F">
        <w:t>users with similar past</w:t>
      </w:r>
      <w:r w:rsidR="00CA49A2" w:rsidRPr="00FC434F">
        <w:t xml:space="preserve"> </w:t>
      </w:r>
      <w:r w:rsidR="00140026" w:rsidRPr="00FC434F">
        <w:t>transaction</w:t>
      </w:r>
      <w:r w:rsidRPr="00FC434F">
        <w:t xml:space="preserve">s, </w:t>
      </w:r>
      <w:r w:rsidR="00140026" w:rsidRPr="00FC434F">
        <w:t>in order to deduce the association between unknown consumers and products</w:t>
      </w:r>
      <w:r w:rsidR="00946290" w:rsidRPr="00FC434F">
        <w:t xml:space="preserve">. This approach is mostly </w:t>
      </w:r>
      <w:r w:rsidR="00E7003A" w:rsidRPr="00FC434F">
        <w:t xml:space="preserve">popular </w:t>
      </w:r>
      <w:r w:rsidR="00946290" w:rsidRPr="00FC434F">
        <w:t>because the reasoning behind a recommendation can be easily explained using this method</w:t>
      </w:r>
      <w:r w:rsidR="00CA49A2" w:rsidRPr="00FC434F">
        <w:t>.</w:t>
      </w:r>
    </w:p>
    <w:p w14:paraId="2AA5AAD9" w14:textId="7CB18238" w:rsidR="00564C3D" w:rsidRPr="00FC434F" w:rsidRDefault="00CA49A2" w:rsidP="00ED1353">
      <w:r w:rsidRPr="00FC434F">
        <w:t>T</w:t>
      </w:r>
      <w:r w:rsidR="00F97297" w:rsidRPr="00FC434F">
        <w:t>here are t</w:t>
      </w:r>
      <w:r w:rsidRPr="00FC434F">
        <w:t xml:space="preserve">hree major components </w:t>
      </w:r>
      <w:r w:rsidR="00F97297" w:rsidRPr="00FC434F">
        <w:t xml:space="preserve">that </w:t>
      </w:r>
      <w:r w:rsidRPr="00FC434F">
        <w:t xml:space="preserve">characterize the kNN approach: </w:t>
      </w:r>
      <w:r w:rsidR="00564C3D" w:rsidRPr="00FC434F">
        <w:t>data nor</w:t>
      </w:r>
      <w:r w:rsidR="00F97297" w:rsidRPr="00FC434F">
        <w:t>malization, neighbour selection</w:t>
      </w:r>
      <w:r w:rsidR="00564C3D" w:rsidRPr="00FC434F">
        <w:t xml:space="preserve"> </w:t>
      </w:r>
      <w:r w:rsidR="00D17507" w:rsidRPr="00FC434F">
        <w:t>and determination</w:t>
      </w:r>
      <w:r w:rsidRPr="00FC434F">
        <w:t xml:space="preserve"> of interpolation weights. </w:t>
      </w:r>
    </w:p>
    <w:p w14:paraId="309816EF" w14:textId="2BBE431D" w:rsidR="00CA49A2" w:rsidRPr="00FC434F" w:rsidRDefault="00287256" w:rsidP="00ED1353">
      <w:r w:rsidRPr="00FC434F">
        <w:t>It</w:t>
      </w:r>
      <w:r w:rsidR="00970F89" w:rsidRPr="00FC434F">
        <w:t xml:space="preserve"> </w:t>
      </w:r>
      <w:r w:rsidR="00CA49A2" w:rsidRPr="00FC434F">
        <w:t xml:space="preserve">is </w:t>
      </w:r>
      <w:r w:rsidR="00CB3189" w:rsidRPr="00FC434F">
        <w:t xml:space="preserve">usual to normalize data prior to </w:t>
      </w:r>
      <w:r w:rsidRPr="00FC434F">
        <w:t>activating</w:t>
      </w:r>
      <w:r w:rsidR="00D17507" w:rsidRPr="00FC434F">
        <w:t xml:space="preserve"> a</w:t>
      </w:r>
      <w:r w:rsidR="00CA49A2" w:rsidRPr="00FC434F">
        <w:t xml:space="preserve"> kNN method. </w:t>
      </w:r>
      <w:r w:rsidR="00BA5263" w:rsidRPr="00FC434F">
        <w:t>This takes various ratings to a closer level, allowing them to be combined more effectively.</w:t>
      </w:r>
    </w:p>
    <w:p w14:paraId="55B488F8" w14:textId="70E13007" w:rsidR="00CA49A2" w:rsidRPr="00FC434F" w:rsidRDefault="001C019B" w:rsidP="0032191E">
      <w:pPr>
        <w:pStyle w:val="Heading3"/>
      </w:pPr>
      <w:bookmarkStart w:id="8" w:name="_Toc56765984"/>
      <w:r w:rsidRPr="00FC434F">
        <w:t>Memory-based approach</w:t>
      </w:r>
      <w:bookmarkEnd w:id="8"/>
    </w:p>
    <w:p w14:paraId="09F76A23" w14:textId="09FC6C1D" w:rsidR="00CA49A2" w:rsidRPr="00FC434F" w:rsidRDefault="001C019B" w:rsidP="0016242D">
      <w:pPr>
        <w:jc w:val="left"/>
      </w:pPr>
      <w:r w:rsidRPr="00FC434F">
        <w:t>It c</w:t>
      </w:r>
      <w:r w:rsidR="00CA49A2" w:rsidRPr="00FC434F">
        <w:t xml:space="preserve">onsists of </w:t>
      </w:r>
      <w:r w:rsidR="009702E3" w:rsidRPr="00FC434F">
        <w:t xml:space="preserve">two </w:t>
      </w:r>
      <w:r w:rsidR="00D17507" w:rsidRPr="00FC434F">
        <w:t>methods: user-based</w:t>
      </w:r>
      <w:r w:rsidR="00CA49A2" w:rsidRPr="00FC434F">
        <w:t xml:space="preserve"> and item-based collaborative filtering.</w:t>
      </w:r>
    </w:p>
    <w:p w14:paraId="73AF8499" w14:textId="2F5EB393" w:rsidR="00CA49A2" w:rsidRPr="00FC434F" w:rsidRDefault="00CA49A2" w:rsidP="00E30195">
      <w:r w:rsidRPr="00FC434F">
        <w:lastRenderedPageBreak/>
        <w:t>In user-based, similar users which have similar ratings for similar items are found</w:t>
      </w:r>
      <w:r w:rsidR="00044062" w:rsidRPr="00FC434F">
        <w:t>,</w:t>
      </w:r>
      <w:r w:rsidRPr="00FC434F">
        <w:t xml:space="preserve"> and then</w:t>
      </w:r>
      <w:r w:rsidR="00044062" w:rsidRPr="00FC434F">
        <w:t xml:space="preserve"> the rating of the target user on the item he never interacted with is predicted</w:t>
      </w:r>
      <w:r w:rsidRPr="00FC434F">
        <w:t>. For example, say Isaiah and Eviwe have give</w:t>
      </w:r>
      <w:r w:rsidR="00970F89" w:rsidRPr="00FC434F">
        <w:t xml:space="preserve">n similar ratings to </w:t>
      </w:r>
      <w:r w:rsidRPr="00FC434F">
        <w:t>some</w:t>
      </w:r>
      <w:r w:rsidR="0061681B" w:rsidRPr="00FC434F">
        <w:t xml:space="preserve"> similar</w:t>
      </w:r>
      <w:r w:rsidRPr="00FC434F">
        <w:t xml:space="preserve"> </w:t>
      </w:r>
      <w:r w:rsidR="00D17507" w:rsidRPr="00FC434F">
        <w:t>movies.</w:t>
      </w:r>
    </w:p>
    <w:p w14:paraId="2F7ED127" w14:textId="77777777" w:rsidR="00CA49A2" w:rsidRPr="00FC434F" w:rsidRDefault="00CA49A2" w:rsidP="0016242D">
      <w:pPr>
        <w:jc w:val="left"/>
      </w:pPr>
      <w:r w:rsidRPr="00FC434F">
        <w:t>Isaiah = {Terminator: 4, Predator: 2, Robocop: 3}</w:t>
      </w:r>
    </w:p>
    <w:p w14:paraId="2F2A8A7A" w14:textId="77777777" w:rsidR="00CA49A2" w:rsidRPr="00FC434F" w:rsidRDefault="00CA49A2" w:rsidP="0016242D">
      <w:pPr>
        <w:jc w:val="left"/>
      </w:pPr>
      <w:r w:rsidRPr="00FC434F">
        <w:t xml:space="preserve">Eviwe = {Terminator: 4, Predator: 2, Robocop: </w:t>
      </w:r>
      <w:r w:rsidR="00970F89" w:rsidRPr="00FC434F">
        <w:t>unknown</w:t>
      </w:r>
      <w:r w:rsidRPr="00FC434F">
        <w:t>}</w:t>
      </w:r>
    </w:p>
    <w:p w14:paraId="0E0F44D6" w14:textId="75A847EC" w:rsidR="00CA49A2" w:rsidRPr="00FC434F" w:rsidRDefault="004E6965" w:rsidP="00ED1353">
      <w:r w:rsidRPr="00FC434F">
        <w:t>The</w:t>
      </w:r>
      <w:r w:rsidR="00CA49A2" w:rsidRPr="00FC434F">
        <w:t xml:space="preserve"> aim is t</w:t>
      </w:r>
      <w:r w:rsidRPr="00FC434F">
        <w:t>o predict the unobserved rating</w:t>
      </w:r>
      <w:r w:rsidR="00CA49A2" w:rsidRPr="00FC434F">
        <w:t xml:space="preserve"> for </w:t>
      </w:r>
      <w:r w:rsidRPr="00FC434F">
        <w:t xml:space="preserve">the target user </w:t>
      </w:r>
      <w:r w:rsidRPr="007B7685">
        <w:rPr>
          <w:i/>
          <w:iCs/>
        </w:rPr>
        <w:t>i.e.</w:t>
      </w:r>
      <w:r w:rsidRPr="00FC434F">
        <w:t xml:space="preserve"> Eviwe’s</w:t>
      </w:r>
      <w:r w:rsidR="00CA49A2" w:rsidRPr="00FC434F">
        <w:t xml:space="preserve"> rating of Robocop (w</w:t>
      </w:r>
      <w:r w:rsidR="00262662" w:rsidRPr="00FC434F">
        <w:t>hich he has never watched</w:t>
      </w:r>
      <w:r w:rsidR="00CA49A2" w:rsidRPr="00FC434F">
        <w:t xml:space="preserve">) in this example. </w:t>
      </w:r>
    </w:p>
    <w:p w14:paraId="2D340F15" w14:textId="2EE1BE60" w:rsidR="009702E3" w:rsidRPr="00FC434F" w:rsidRDefault="00CA49A2" w:rsidP="00ED1353">
      <w:r w:rsidRPr="00FC434F">
        <w:t>The step</w:t>
      </w:r>
      <w:r w:rsidR="00EA586A" w:rsidRPr="00FC434F">
        <w:t>s for memory-based approach</w:t>
      </w:r>
      <w:r w:rsidR="00970F89" w:rsidRPr="00FC434F">
        <w:t xml:space="preserve"> are</w:t>
      </w:r>
      <w:r w:rsidR="00EA586A" w:rsidRPr="00FC434F">
        <w:t xml:space="preserve"> to</w:t>
      </w:r>
      <w:r w:rsidR="00970F89" w:rsidRPr="00FC434F">
        <w:t xml:space="preserve"> s</w:t>
      </w:r>
      <w:r w:rsidRPr="00FC434F">
        <w:t>pecify the target user (which is Eviwe in this example)</w:t>
      </w:r>
      <w:r w:rsidR="009702E3" w:rsidRPr="00FC434F">
        <w:t>,</w:t>
      </w:r>
      <w:r w:rsidR="00EA586A" w:rsidRPr="00FC434F">
        <w:t xml:space="preserve"> </w:t>
      </w:r>
      <w:r w:rsidR="009702E3" w:rsidRPr="00FC434F">
        <w:t>f</w:t>
      </w:r>
      <w:r w:rsidR="00012FAD" w:rsidRPr="00FC434F">
        <w:t xml:space="preserve">ind similar people </w:t>
      </w:r>
      <w:r w:rsidRPr="00FC434F">
        <w:t>w</w:t>
      </w:r>
      <w:r w:rsidR="007C6CF8" w:rsidRPr="00FC434F">
        <w:t>ith</w:t>
      </w:r>
      <w:r w:rsidRPr="00FC434F">
        <w:t xml:space="preserve"> simi</w:t>
      </w:r>
      <w:r w:rsidR="00EA586A" w:rsidRPr="00FC434F">
        <w:t>lar ratings to target user</w:t>
      </w:r>
      <w:r w:rsidR="009702E3" w:rsidRPr="00FC434F">
        <w:t>,</w:t>
      </w:r>
      <w:r w:rsidR="00EA586A" w:rsidRPr="00FC434F">
        <w:t xml:space="preserve"> </w:t>
      </w:r>
      <w:r w:rsidR="009702E3" w:rsidRPr="00FC434F">
        <w:t>e</w:t>
      </w:r>
      <w:r w:rsidRPr="00FC434F">
        <w:t>xtract the items wh</w:t>
      </w:r>
      <w:r w:rsidR="00EA586A" w:rsidRPr="00FC434F">
        <w:t xml:space="preserve">ich target user has had no </w:t>
      </w:r>
      <w:r w:rsidR="00012FAD" w:rsidRPr="00FC434F">
        <w:t>contact</w:t>
      </w:r>
      <w:r w:rsidR="009702E3" w:rsidRPr="00FC434F">
        <w:t xml:space="preserve"> </w:t>
      </w:r>
      <w:r w:rsidR="00EA586A" w:rsidRPr="00FC434F">
        <w:t>with</w:t>
      </w:r>
      <w:r w:rsidR="009702E3" w:rsidRPr="00FC434F">
        <w:t>,</w:t>
      </w:r>
      <w:r w:rsidR="00EA586A" w:rsidRPr="00FC434F">
        <w:t xml:space="preserve"> </w:t>
      </w:r>
      <w:r w:rsidR="009702E3" w:rsidRPr="00FC434F">
        <w:t>p</w:t>
      </w:r>
      <w:r w:rsidRPr="00FC434F">
        <w:t>redict the ratings of unobserved items for target user</w:t>
      </w:r>
      <w:r w:rsidR="009702E3" w:rsidRPr="00FC434F">
        <w:t xml:space="preserve"> and </w:t>
      </w:r>
      <w:r w:rsidR="00EA586A" w:rsidRPr="00FC434F">
        <w:t>finally, i</w:t>
      </w:r>
      <w:r w:rsidRPr="00FC434F">
        <w:t>f the predicted rating</w:t>
      </w:r>
      <w:r w:rsidR="00EA586A" w:rsidRPr="00FC434F">
        <w:t>s are</w:t>
      </w:r>
      <w:r w:rsidR="007B7685">
        <w:t xml:space="preserve"> above the threshold(2)</w:t>
      </w:r>
      <w:r w:rsidR="00EA586A" w:rsidRPr="00FC434F">
        <w:t xml:space="preserve">, </w:t>
      </w:r>
      <w:r w:rsidRPr="00FC434F">
        <w:t>recommend them to target user</w:t>
      </w:r>
      <w:r w:rsidR="003821A4" w:rsidRPr="003821A4">
        <w:t>(Yasar, 20</w:t>
      </w:r>
      <w:r w:rsidR="003821A4">
        <w:t>18</w:t>
      </w:r>
      <w:r w:rsidR="003821A4" w:rsidRPr="003821A4">
        <w:t>)</w:t>
      </w:r>
      <w:r w:rsidR="00921E95" w:rsidRPr="00FC434F">
        <w:t>.</w:t>
      </w:r>
    </w:p>
    <w:p w14:paraId="055D05CE" w14:textId="2BDDE8E5" w:rsidR="00885F3D" w:rsidRPr="00FC434F" w:rsidRDefault="00885F3D" w:rsidP="00E12535">
      <w:pPr>
        <w:pStyle w:val="Heading6"/>
      </w:pPr>
    </w:p>
    <w:p w14:paraId="41336A60" w14:textId="52734571" w:rsidR="0004357B" w:rsidRPr="00FC434F" w:rsidRDefault="00A90259" w:rsidP="00ED1353">
      <w:r w:rsidRPr="00FC434F">
        <w:t>I</w:t>
      </w:r>
      <w:r w:rsidR="0004357B" w:rsidRPr="00FC434F">
        <w:t xml:space="preserve">tem based approaches provide </w:t>
      </w:r>
      <w:r w:rsidR="00E12535">
        <w:t xml:space="preserve">good </w:t>
      </w:r>
      <w:r w:rsidR="003821A4" w:rsidRPr="00FC434F">
        <w:t>average</w:t>
      </w:r>
      <w:r w:rsidR="0004357B" w:rsidRPr="00FC434F">
        <w:t xml:space="preserve"> performance, a</w:t>
      </w:r>
      <w:r w:rsidRPr="00FC434F">
        <w:t>s the correlation between the items</w:t>
      </w:r>
      <w:r w:rsidR="0004357B" w:rsidRPr="00FC434F">
        <w:t xml:space="preserve"> is more robust than the correlation between people</w:t>
      </w:r>
      <w:r w:rsidRPr="00FC434F">
        <w:t xml:space="preserve">/users. Isaiah’s taste can change and his expectations and ratings might adjust </w:t>
      </w:r>
      <w:r w:rsidR="0004357B" w:rsidRPr="00FC434F">
        <w:t>af</w:t>
      </w:r>
      <w:r w:rsidRPr="00FC434F">
        <w:t>ter a while</w:t>
      </w:r>
      <w:r w:rsidR="0004357B" w:rsidRPr="00FC434F">
        <w:t>, and this create</w:t>
      </w:r>
      <w:r w:rsidRPr="00FC434F">
        <w:t>s</w:t>
      </w:r>
      <w:r w:rsidR="0004357B" w:rsidRPr="00FC434F">
        <w:t xml:space="preserve"> bad results in user-based methods.</w:t>
      </w:r>
    </w:p>
    <w:p w14:paraId="6C84C53B" w14:textId="59142898" w:rsidR="00CA49A2" w:rsidRPr="00FC434F" w:rsidRDefault="00FC2341" w:rsidP="00ED1353">
      <w:r w:rsidRPr="00FC434F">
        <w:t>I</w:t>
      </w:r>
      <w:r w:rsidR="003D347C" w:rsidRPr="00FC434F">
        <w:t>tem</w:t>
      </w:r>
      <w:r w:rsidR="004479E1" w:rsidRPr="00FC434F">
        <w:t>-based approaches are more consistent for adjustments and depend on obje</w:t>
      </w:r>
      <w:r w:rsidR="00A35259" w:rsidRPr="00FC434F">
        <w:t>cts that are less prone to alter</w:t>
      </w:r>
      <w:r w:rsidR="004479E1" w:rsidRPr="00FC434F">
        <w:t xml:space="preserve"> than consumers</w:t>
      </w:r>
      <w:r w:rsidR="00CA49A2" w:rsidRPr="00FC434F">
        <w:t>.</w:t>
      </w:r>
    </w:p>
    <w:p w14:paraId="2136C0E2" w14:textId="16C9E22E" w:rsidR="0086070D" w:rsidRPr="00FC434F" w:rsidRDefault="00CA49A2" w:rsidP="00ED1353">
      <w:r w:rsidRPr="00FC434F">
        <w:t>Neigh</w:t>
      </w:r>
      <w:r w:rsidR="007E39FD" w:rsidRPr="00FC434F">
        <w:t>bourhood methods are</w:t>
      </w:r>
      <w:r w:rsidR="003E7D5A" w:rsidRPr="00FC434F">
        <w:t xml:space="preserve"> quick, easy to </w:t>
      </w:r>
      <w:r w:rsidR="00D17507" w:rsidRPr="00FC434F">
        <w:t>clarify, and</w:t>
      </w:r>
      <w:r w:rsidR="009A7FB1" w:rsidRPr="00FC434F">
        <w:t xml:space="preserve"> easy to understand </w:t>
      </w:r>
      <w:r w:rsidR="0033514A" w:rsidRPr="00FC434F">
        <w:t xml:space="preserve">– </w:t>
      </w:r>
      <w:r w:rsidR="009A7FB1" w:rsidRPr="00FC434F">
        <w:t>while the user</w:t>
      </w:r>
      <w:r w:rsidR="0033514A" w:rsidRPr="00FC434F">
        <w:t>-</w:t>
      </w:r>
      <w:r w:rsidR="009A7FB1" w:rsidRPr="00FC434F">
        <w:t>based strategies</w:t>
      </w:r>
      <w:r w:rsidR="003E7D5A" w:rsidRPr="00FC434F">
        <w:t xml:space="preserve"> suffer from sparsity in the ranking table.</w:t>
      </w:r>
      <w:r w:rsidR="00451184" w:rsidRPr="00FC434F">
        <w:t xml:space="preserve"> </w:t>
      </w:r>
      <w:r w:rsidR="003932A4" w:rsidRPr="00FC434F">
        <w:t>In fact</w:t>
      </w:r>
      <w:r w:rsidR="0033514A" w:rsidRPr="00FC434F">
        <w:t>,</w:t>
      </w:r>
      <w:r w:rsidR="003932A4" w:rsidRPr="00FC434F">
        <w:t xml:space="preserve"> as table size</w:t>
      </w:r>
      <w:r w:rsidR="003821A4">
        <w:t xml:space="preserve">s </w:t>
      </w:r>
      <w:r w:rsidR="003E7D5A" w:rsidRPr="00FC434F">
        <w:t>rise,</w:t>
      </w:r>
      <w:r w:rsidR="00451184" w:rsidRPr="00FC434F">
        <w:t xml:space="preserve"> </w:t>
      </w:r>
      <w:r w:rsidR="003E7D5A" w:rsidRPr="00FC434F">
        <w:t>the time taken to measure ratings for unobserved areas decrease due to existence of similarity functions</w:t>
      </w:r>
      <w:r w:rsidR="008920E8">
        <w:t xml:space="preserve"> (Aggarwal ,2016).     </w:t>
      </w:r>
    </w:p>
    <w:p w14:paraId="6252621E" w14:textId="6179B265" w:rsidR="00C30B42" w:rsidRPr="00FC434F" w:rsidRDefault="0033514A" w:rsidP="00ED1353">
      <w:r w:rsidRPr="00FC434F">
        <w:t>The m</w:t>
      </w:r>
      <w:r w:rsidR="0086070D" w:rsidRPr="00FC434F">
        <w:t>odel-based approach</w:t>
      </w:r>
      <w:r w:rsidR="00CA49A2" w:rsidRPr="00FC434F">
        <w:t xml:space="preserve"> is about </w:t>
      </w:r>
      <w:r w:rsidR="0086070D" w:rsidRPr="00FC434F">
        <w:t xml:space="preserve">developing models like a general formula in a sequence. These models </w:t>
      </w:r>
      <w:r w:rsidR="00C30B42" w:rsidRPr="00FC434F">
        <w:t>enable the algorithm</w:t>
      </w:r>
      <w:r w:rsidR="0086070D" w:rsidRPr="00FC434F">
        <w:t xml:space="preserve">s to learn and </w:t>
      </w:r>
      <w:r w:rsidR="00C30B42" w:rsidRPr="00FC434F">
        <w:t>identify complex trends based on training data, and then make insightful prediction</w:t>
      </w:r>
      <w:r w:rsidR="0086070D" w:rsidRPr="00FC434F">
        <w:t>s</w:t>
      </w:r>
      <w:r w:rsidR="00A42DCB" w:rsidRPr="00FC434F">
        <w:t xml:space="preserve"> </w:t>
      </w:r>
      <w:r w:rsidR="0086070D" w:rsidRPr="00FC434F">
        <w:t>in</w:t>
      </w:r>
      <w:r w:rsidR="00C30B42" w:rsidRPr="00FC434F">
        <w:t xml:space="preserve"> real-world data based on trained models.</w:t>
      </w:r>
      <w:r w:rsidR="00D4700C" w:rsidRPr="00FC434F">
        <w:t xml:space="preserve"> </w:t>
      </w:r>
      <w:r w:rsidRPr="00FC434F">
        <w:t>T</w:t>
      </w:r>
      <w:r w:rsidR="00D4700C" w:rsidRPr="00FC434F">
        <w:t>hese models should be a tru</w:t>
      </w:r>
      <w:r w:rsidR="00A27B9F" w:rsidRPr="00FC434F">
        <w:t>e reflection of the re</w:t>
      </w:r>
      <w:r w:rsidR="00DE30CC" w:rsidRPr="00FC434F">
        <w:t>al matrix for good predictions.</w:t>
      </w:r>
    </w:p>
    <w:p w14:paraId="0D8B0EB0" w14:textId="77777777" w:rsidR="00D660FC" w:rsidRPr="00FC434F" w:rsidRDefault="00D660FC" w:rsidP="00D660FC">
      <w:pPr>
        <w:pStyle w:val="Heading2"/>
      </w:pPr>
      <w:bookmarkStart w:id="9" w:name="_Toc56765985"/>
      <w:r w:rsidRPr="00FC434F">
        <w:lastRenderedPageBreak/>
        <w:t>Conclusion</w:t>
      </w:r>
      <w:bookmarkEnd w:id="9"/>
    </w:p>
    <w:p w14:paraId="2ABF3E18" w14:textId="5537E535" w:rsidR="00010B0E" w:rsidRPr="00FC434F" w:rsidRDefault="001745CF" w:rsidP="00ED1353">
      <w:r w:rsidRPr="00FC434F">
        <w:t>Recommender systems are a powerful emerging tool for creating additional market demand from customer repositories</w:t>
      </w:r>
      <w:r w:rsidR="000F179B" w:rsidRPr="00FC434F">
        <w:t>. The</w:t>
      </w:r>
      <w:r w:rsidR="00D314CD" w:rsidRPr="00FC434F">
        <w:t xml:space="preserve"> programs allow consumers to identify the goods they choose to purchase</w:t>
      </w:r>
      <w:r w:rsidR="0033514A" w:rsidRPr="00FC434F">
        <w:t>,</w:t>
      </w:r>
      <w:r w:rsidR="00D314CD" w:rsidRPr="00FC434F">
        <w:t xml:space="preserve"> from a company viewpoint.</w:t>
      </w:r>
      <w:r w:rsidR="00963C0C" w:rsidRPr="00FC434F">
        <w:t xml:space="preserve"> Recommender services can he</w:t>
      </w:r>
      <w:r w:rsidR="00657AE9" w:rsidRPr="00FC434F">
        <w:t xml:space="preserve">lp consumers </w:t>
      </w:r>
      <w:r w:rsidR="00963C0C" w:rsidRPr="00FC434F">
        <w:t>choose the go</w:t>
      </w:r>
      <w:r w:rsidR="000F179B" w:rsidRPr="00FC434F">
        <w:t>ods they want. On the other hand, they</w:t>
      </w:r>
      <w:r w:rsidR="00963C0C" w:rsidRPr="00FC434F">
        <w:t xml:space="preserve"> support the company by creating further revenue.</w:t>
      </w:r>
      <w:r w:rsidR="000F179B" w:rsidRPr="00FC434F">
        <w:t xml:space="preserve"> The huge volume of customer data in current company arch</w:t>
      </w:r>
      <w:r w:rsidR="00D62DD6" w:rsidRPr="00FC434F">
        <w:t>ives, which is further increased</w:t>
      </w:r>
      <w:r w:rsidR="000F179B" w:rsidRPr="00FC434F">
        <w:t xml:space="preserve"> by the increasing amount of customer data available on the internet, un</w:t>
      </w:r>
      <w:r w:rsidR="005F1B8B" w:rsidRPr="00FC434F">
        <w:t>derlines the need for recommender systems</w:t>
      </w:r>
      <w:r w:rsidR="00963C0C" w:rsidRPr="00FC434F">
        <w:t xml:space="preserve">. </w:t>
      </w:r>
      <w:r w:rsidR="005F1B8B" w:rsidRPr="00FC434F">
        <w:t>Innovation is required to improve the scalability of the proposed systems</w:t>
      </w:r>
      <w:r w:rsidR="00882BA2" w:rsidRPr="00FC434F">
        <w:t xml:space="preserve"> significantly</w:t>
      </w:r>
      <w:r w:rsidR="005F1B8B" w:rsidRPr="00FC434F">
        <w:t>.</w:t>
      </w:r>
    </w:p>
    <w:p w14:paraId="6CF183CF" w14:textId="77777777" w:rsidR="00010B0E" w:rsidRPr="00FC434F" w:rsidRDefault="00010B0E">
      <w:pPr>
        <w:spacing w:line="276" w:lineRule="auto"/>
        <w:jc w:val="left"/>
        <w:rPr>
          <w:rFonts w:cs="Times New Roman"/>
          <w:szCs w:val="24"/>
        </w:rPr>
      </w:pPr>
      <w:r w:rsidRPr="00FC434F">
        <w:rPr>
          <w:rFonts w:cs="Times New Roman"/>
          <w:szCs w:val="24"/>
        </w:rPr>
        <w:br w:type="page"/>
      </w:r>
    </w:p>
    <w:p w14:paraId="05BDF57D" w14:textId="77777777" w:rsidR="007B307F" w:rsidRPr="00FC434F" w:rsidRDefault="00EF55C4" w:rsidP="00BB7D93">
      <w:pPr>
        <w:pStyle w:val="Heading1"/>
      </w:pPr>
      <w:bookmarkStart w:id="10" w:name="_Toc56765986"/>
      <w:r w:rsidRPr="00FC434F">
        <w:lastRenderedPageBreak/>
        <w:t>Literature Study</w:t>
      </w:r>
      <w:bookmarkEnd w:id="10"/>
    </w:p>
    <w:p w14:paraId="2CE852A3" w14:textId="77777777" w:rsidR="00C30E99" w:rsidRPr="00FC434F" w:rsidRDefault="00C30E99" w:rsidP="00406AB9">
      <w:pPr>
        <w:pStyle w:val="Heading2"/>
      </w:pPr>
      <w:bookmarkStart w:id="11" w:name="_Toc56765987"/>
      <w:r w:rsidRPr="00FC434F">
        <w:t>Collaborative Filtering</w:t>
      </w:r>
      <w:bookmarkEnd w:id="11"/>
    </w:p>
    <w:p w14:paraId="58955E3A" w14:textId="7350760B" w:rsidR="00447AB7" w:rsidRPr="00FC434F" w:rsidRDefault="006D1300" w:rsidP="007B5C15">
      <w:r w:rsidRPr="00FC434F">
        <w:t>Collaborative filtering is seen as the most common and </w:t>
      </w:r>
      <w:r w:rsidR="009429E2" w:rsidRPr="00FC434F">
        <w:t>widely used methodology in recommendation</w:t>
      </w:r>
      <w:r w:rsidRPr="00FC434F">
        <w:t xml:space="preserve"> system</w:t>
      </w:r>
      <w:r w:rsidR="005320E3" w:rsidRPr="00FC434F">
        <w:t>s</w:t>
      </w:r>
      <w:r w:rsidRPr="00FC434F">
        <w:t xml:space="preserve">. </w:t>
      </w:r>
      <w:r w:rsidRPr="00FC434F">
        <w:rPr>
          <w:rFonts w:cs="XtspjmTimes-Roman"/>
        </w:rPr>
        <w:t xml:space="preserve">It is a </w:t>
      </w:r>
      <w:r w:rsidR="00843C72" w:rsidRPr="00FC434F">
        <w:rPr>
          <w:rFonts w:cs="XtspjmTimes-Roman"/>
        </w:rPr>
        <w:t xml:space="preserve">recommendation algorithm that bases its predictions and suggestions on the ratings or actions of other users in the network. The similarity </w:t>
      </w:r>
      <w:r w:rsidR="003B109B" w:rsidRPr="00FC434F">
        <w:rPr>
          <w:rFonts w:cs="XtspjmTimes-Roman"/>
        </w:rPr>
        <w:t>in the</w:t>
      </w:r>
      <w:r w:rsidR="00843C72" w:rsidRPr="00FC434F">
        <w:rPr>
          <w:rFonts w:cs="XtspjmTimes-Roman"/>
        </w:rPr>
        <w:t xml:space="preserve"> taste of two users is calculated based on similarities in the users' rating history. CF uses the shared strength of the multiple user ratings to make recommendations.</w:t>
      </w:r>
      <w:r w:rsidR="003B109B" w:rsidRPr="00FC434F">
        <w:rPr>
          <w:rFonts w:cs="XtspjmTimes-Roman"/>
        </w:rPr>
        <w:t xml:space="preserve"> </w:t>
      </w:r>
      <w:r w:rsidR="003B109B" w:rsidRPr="00FC434F">
        <w:rPr>
          <w:rFonts w:cs="XtspjmTimes-Roman"/>
          <w:lang w:bidi="ar-SA"/>
        </w:rPr>
        <w:t>This is the reason why Ekstran</w:t>
      </w:r>
      <w:ins w:id="12" w:author="Mposhomali Ti" w:date="2020-11-24T03:52:00Z">
        <w:r w:rsidR="00C10458">
          <w:rPr>
            <w:rFonts w:cs="XtspjmTimes-Roman"/>
            <w:lang w:bidi="ar-SA"/>
          </w:rPr>
          <w:t xml:space="preserve">d </w:t>
        </w:r>
      </w:ins>
      <w:r w:rsidR="003B109B" w:rsidRPr="00FC434F">
        <w:rPr>
          <w:rFonts w:cs="XtspjmTimes-Roman"/>
          <w:lang w:bidi="ar-SA"/>
        </w:rPr>
        <w:t>et al. (2011) refers to collaborative filtering a</w:t>
      </w:r>
      <w:r w:rsidR="00BC6ACE" w:rsidRPr="00FC434F">
        <w:rPr>
          <w:rFonts w:cs="XtspjmTimes-Roman"/>
          <w:lang w:bidi="ar-SA"/>
        </w:rPr>
        <w:t xml:space="preserve">s </w:t>
      </w:r>
      <w:r w:rsidR="005320E3" w:rsidRPr="00FC434F">
        <w:rPr>
          <w:rFonts w:cs="XtspjmTimes-Roman"/>
          <w:lang w:bidi="ar-SA"/>
        </w:rPr>
        <w:t>a</w:t>
      </w:r>
      <w:r w:rsidR="00702C5C" w:rsidRPr="00FC434F">
        <w:rPr>
          <w:rFonts w:cs="XtspjmTimes-Roman"/>
          <w:lang w:bidi="ar-SA"/>
        </w:rPr>
        <w:t xml:space="preserve"> </w:t>
      </w:r>
      <w:r w:rsidR="00BC6ACE" w:rsidRPr="00FC434F">
        <w:rPr>
          <w:rFonts w:cs="XtspjmTimes-Roman"/>
          <w:lang w:bidi="ar-SA"/>
        </w:rPr>
        <w:t>“people-to-people correlation</w:t>
      </w:r>
      <w:r w:rsidR="003B109B" w:rsidRPr="00FC434F">
        <w:rPr>
          <w:rFonts w:cs="XtspjmTimes-Roman"/>
          <w:lang w:bidi="ar-SA"/>
        </w:rPr>
        <w:t>”</w:t>
      </w:r>
      <w:r w:rsidR="00BC6ACE" w:rsidRPr="00FC434F">
        <w:rPr>
          <w:rFonts w:cs="XtspjmTimes-Roman"/>
          <w:lang w:bidi="ar-SA"/>
        </w:rPr>
        <w:t>.</w:t>
      </w:r>
    </w:p>
    <w:p w14:paraId="754CB7F3" w14:textId="77777777" w:rsidR="00A11372" w:rsidRPr="00FC434F" w:rsidRDefault="00C30E99" w:rsidP="008E6207">
      <w:pPr>
        <w:pStyle w:val="Heading2"/>
      </w:pPr>
      <w:bookmarkStart w:id="13" w:name="_Toc56765988"/>
      <w:r w:rsidRPr="00FC434F">
        <w:t>Challenges of Collaborative Filtering</w:t>
      </w:r>
      <w:bookmarkEnd w:id="13"/>
    </w:p>
    <w:p w14:paraId="1B39E02A" w14:textId="1F1E8DD7" w:rsidR="004F477D" w:rsidRPr="00FC434F" w:rsidRDefault="003C1361" w:rsidP="007B5C15">
      <w:commentRangeStart w:id="14"/>
      <w:del w:id="15" w:author="Mposhomali Ti" w:date="2020-11-24T03:54:00Z">
        <w:r w:rsidRPr="00FC434F" w:rsidDel="004758B0">
          <w:delText>T</w:delText>
        </w:r>
      </w:del>
      <w:del w:id="16" w:author="Mposhomali Ti" w:date="2020-11-24T03:37:00Z">
        <w:r w:rsidRPr="00FC434F" w:rsidDel="00D57AAD">
          <w:delText xml:space="preserve">he </w:delText>
        </w:r>
        <w:r w:rsidR="00A93A4C" w:rsidRPr="00FC434F" w:rsidDel="00D57AAD">
          <w:delText xml:space="preserve">program </w:delText>
        </w:r>
        <w:commentRangeEnd w:id="14"/>
        <w:r w:rsidR="00556895" w:rsidRPr="00FC434F" w:rsidDel="00D57AAD">
          <w:rPr>
            <w:rStyle w:val="CommentReference"/>
          </w:rPr>
          <w:commentReference w:id="14"/>
        </w:r>
        <w:r w:rsidR="00A93A4C" w:rsidRPr="00FC434F" w:rsidDel="00D57AAD">
          <w:delText>u</w:delText>
        </w:r>
      </w:del>
      <w:r w:rsidR="00A93A4C" w:rsidRPr="00FC434F">
        <w:t>ses a collective filteri</w:t>
      </w:r>
      <w:r w:rsidR="00C926F7" w:rsidRPr="00FC434F">
        <w:t>ng approach to solve large data matrix</w:t>
      </w:r>
      <w:r w:rsidR="00A93A4C" w:rsidRPr="00FC434F">
        <w:t xml:space="preserve"> problems by creating a table of re</w:t>
      </w:r>
      <w:r w:rsidR="00C926F7" w:rsidRPr="00FC434F">
        <w:t xml:space="preserve">lated objects offline using </w:t>
      </w:r>
      <w:r w:rsidR="00A93A4C" w:rsidRPr="00FC434F">
        <w:t>item-to-item matrix.</w:t>
      </w:r>
      <w:r w:rsidR="009B3095" w:rsidRPr="00FC434F">
        <w:t xml:space="preserve"> </w:t>
      </w:r>
      <w:r w:rsidRPr="00FC434F">
        <w:t xml:space="preserve">The system then </w:t>
      </w:r>
      <w:r w:rsidR="00A93A4C" w:rsidRPr="00FC434F">
        <w:t xml:space="preserve">recommends other </w:t>
      </w:r>
      <w:r w:rsidR="006631F2" w:rsidRPr="00FC434F">
        <w:t xml:space="preserve">similar </w:t>
      </w:r>
      <w:r w:rsidR="00A93A4C" w:rsidRPr="00FC434F">
        <w:t xml:space="preserve">products </w:t>
      </w:r>
      <w:r w:rsidR="006631F2" w:rsidRPr="00FC434F">
        <w:t>the user may like according to his</w:t>
      </w:r>
      <w:r w:rsidRPr="00FC434F">
        <w:t xml:space="preserve"> </w:t>
      </w:r>
      <w:r w:rsidR="00D65C4B" w:rsidRPr="00FC434F">
        <w:t xml:space="preserve">online </w:t>
      </w:r>
      <w:r w:rsidRPr="00FC434F">
        <w:t>purchase history</w:t>
      </w:r>
      <w:r w:rsidR="003B43A4" w:rsidRPr="00FC434F">
        <w:t xml:space="preserve"> </w:t>
      </w:r>
      <w:r w:rsidR="006631F2" w:rsidRPr="00FC434F">
        <w:t>(</w:t>
      </w:r>
      <w:r w:rsidR="00D61BD7" w:rsidRPr="00FC434F">
        <w:t>Schafer et al.</w:t>
      </w:r>
      <w:r w:rsidR="00D65C4B" w:rsidRPr="00FC434F">
        <w:t xml:space="preserve"> </w:t>
      </w:r>
      <w:r w:rsidR="00D61BD7" w:rsidRPr="00FC434F">
        <w:t>2001)</w:t>
      </w:r>
      <w:r w:rsidRPr="00FC434F">
        <w:t>.</w:t>
      </w:r>
      <w:r w:rsidR="00412569" w:rsidRPr="00FC434F">
        <w:t xml:space="preserve"> </w:t>
      </w:r>
      <w:r w:rsidR="00FB05F7" w:rsidRPr="00FC434F">
        <w:t>Take an example of a software program where customers award scores that reflect their like or dislike for certain movies.</w:t>
      </w:r>
      <w:r w:rsidR="00B83FC8" w:rsidRPr="00FC434F">
        <w:t xml:space="preserve"> That software program ends up with a large dataset of users and their ratings for movies.</w:t>
      </w:r>
    </w:p>
    <w:p w14:paraId="16595A8A" w14:textId="77777777" w:rsidR="00C30E99" w:rsidRPr="00FC434F" w:rsidRDefault="00C30E99" w:rsidP="008E6207">
      <w:pPr>
        <w:pStyle w:val="Heading2"/>
      </w:pPr>
      <w:bookmarkStart w:id="17" w:name="_Toc56765989"/>
      <w:r w:rsidRPr="00FC434F">
        <w:t>Methods of Collaborative Filtering</w:t>
      </w:r>
      <w:bookmarkEnd w:id="17"/>
    </w:p>
    <w:p w14:paraId="3A744863" w14:textId="77777777" w:rsidR="00451C27" w:rsidRPr="00FC434F" w:rsidRDefault="00412569" w:rsidP="007B5C15">
      <w:r w:rsidRPr="00FC434F">
        <w:rPr>
          <w:rFonts w:cs="Calibri"/>
        </w:rPr>
        <w:t>Su and Khoshgoftaar (2009)</w:t>
      </w:r>
      <w:r w:rsidRPr="00FC434F">
        <w:t xml:space="preserve"> suggest</w:t>
      </w:r>
      <w:r w:rsidR="004230F5" w:rsidRPr="00FC434F">
        <w:t>ed</w:t>
      </w:r>
      <w:r w:rsidRPr="00FC434F">
        <w:t xml:space="preserve"> that t</w:t>
      </w:r>
      <w:r w:rsidR="003C1361" w:rsidRPr="00FC434F">
        <w:t>he f</w:t>
      </w:r>
      <w:r w:rsidR="004230F5" w:rsidRPr="00FC434F">
        <w:t xml:space="preserve">undamental principle of CF methods is that, </w:t>
      </w:r>
      <w:r w:rsidR="00742830" w:rsidRPr="00FC434F">
        <w:t>undefined</w:t>
      </w:r>
      <w:r w:rsidR="004230F5" w:rsidRPr="00FC434F">
        <w:t xml:space="preserve"> or unobserved</w:t>
      </w:r>
      <w:r w:rsidR="00742830" w:rsidRPr="00FC434F">
        <w:t xml:space="preserve"> scores</w:t>
      </w:r>
      <w:r w:rsidR="004230F5" w:rsidRPr="00FC434F">
        <w:t xml:space="preserve"> may be imputed as the ratings</w:t>
      </w:r>
      <w:r w:rsidR="00742830" w:rsidRPr="00FC434F">
        <w:t xml:space="preserve"> receive</w:t>
      </w:r>
      <w:r w:rsidR="004230F5" w:rsidRPr="00FC434F">
        <w:t>d are often strongly correlated</w:t>
      </w:r>
      <w:r w:rsidR="00742830" w:rsidRPr="00FC434F">
        <w:t xml:space="preserve"> among multiple users and items. </w:t>
      </w:r>
      <w:r w:rsidR="006D2477" w:rsidRPr="00FC434F">
        <w:t>For example, c</w:t>
      </w:r>
      <w:r w:rsidR="00B9745F" w:rsidRPr="00FC434F">
        <w:t xml:space="preserve">onsider </w:t>
      </w:r>
      <w:r w:rsidR="003C1361" w:rsidRPr="00FC434F">
        <w:t xml:space="preserve">2 </w:t>
      </w:r>
      <w:r w:rsidR="00D17507" w:rsidRPr="00FC434F">
        <w:t>users</w:t>
      </w:r>
      <w:r w:rsidR="00B9745F" w:rsidRPr="00FC434F">
        <w:t>,</w:t>
      </w:r>
      <w:r w:rsidR="00D17507" w:rsidRPr="00FC434F">
        <w:t xml:space="preserve"> Isaiah</w:t>
      </w:r>
      <w:r w:rsidR="003C1361" w:rsidRPr="00FC434F">
        <w:t xml:space="preserve"> and Eviwe</w:t>
      </w:r>
      <w:r w:rsidR="00B9745F" w:rsidRPr="00FC434F">
        <w:t>, who have the same taste and prefer similar things. If the r</w:t>
      </w:r>
      <w:r w:rsidR="003C1361" w:rsidRPr="00FC434F">
        <w:t>atings defined by the two are very similar, then the underlyi</w:t>
      </w:r>
      <w:r w:rsidR="00B9745F" w:rsidRPr="00FC434F">
        <w:t>ng algorithm will recognise the</w:t>
      </w:r>
      <w:r w:rsidR="003C1361" w:rsidRPr="00FC434F">
        <w:t xml:space="preserve"> similarity</w:t>
      </w:r>
      <w:r w:rsidR="00B9745F" w:rsidRPr="00FC434F">
        <w:t xml:space="preserve"> in the things they both like</w:t>
      </w:r>
      <w:r w:rsidR="003C1361" w:rsidRPr="00FC434F">
        <w:t>. In such instances</w:t>
      </w:r>
      <w:r w:rsidR="00430A73" w:rsidRPr="00FC434F">
        <w:t xml:space="preserve">, ratings where a value has been determined by only one of them are </w:t>
      </w:r>
      <w:r w:rsidR="00C4743C" w:rsidRPr="00FC434F">
        <w:t>also very likely to be similar</w:t>
      </w:r>
      <w:r w:rsidR="00430A73" w:rsidRPr="00FC434F">
        <w:t>.</w:t>
      </w:r>
      <w:r w:rsidR="00BF1A40" w:rsidRPr="00FC434F">
        <w:t xml:space="preserve"> </w:t>
      </w:r>
    </w:p>
    <w:p w14:paraId="54E0AD44" w14:textId="1A09DC4D" w:rsidR="00BF1A40" w:rsidRPr="00FC434F" w:rsidRDefault="00BF1A40" w:rsidP="002F76E0">
      <w:pPr>
        <w:jc w:val="left"/>
      </w:pPr>
      <w:r w:rsidRPr="00FC434F">
        <w:t>This correlation enables us to draw inferences regarding values which have not been completely defined.</w:t>
      </w:r>
    </w:p>
    <w:p w14:paraId="443169FE" w14:textId="1EF39EBE" w:rsidR="003C1361" w:rsidRPr="00FC434F" w:rsidRDefault="003C1361" w:rsidP="007B5C15">
      <w:r w:rsidRPr="00FC434F">
        <w:lastRenderedPageBreak/>
        <w:t>The</w:t>
      </w:r>
      <w:r w:rsidR="00742830" w:rsidRPr="00FC434F">
        <w:t xml:space="preserve"> task of CF</w:t>
      </w:r>
      <w:r w:rsidR="00451C27" w:rsidRPr="00FC434F">
        <w:t xml:space="preserve"> is to predict a</w:t>
      </w:r>
      <w:r w:rsidRPr="00FC434F">
        <w:t xml:space="preserve"> product’s utility for </w:t>
      </w:r>
      <w:r w:rsidR="00451C27" w:rsidRPr="00FC434F">
        <w:t>a specific user based on a user</w:t>
      </w:r>
      <w:r w:rsidR="00052EEE" w:rsidRPr="00FC434F">
        <w:t>’s voting</w:t>
      </w:r>
      <w:r w:rsidR="00451C27" w:rsidRPr="00FC434F">
        <w:t xml:space="preserve"> </w:t>
      </w:r>
      <w:r w:rsidRPr="00FC434F">
        <w:t>database. Collaborative fil</w:t>
      </w:r>
      <w:r w:rsidR="00052EEE" w:rsidRPr="00FC434F">
        <w:t>tering algorithms predict the rating</w:t>
      </w:r>
      <w:r w:rsidRPr="00FC434F">
        <w:t xml:space="preserve"> of a target item </w:t>
      </w:r>
      <w:r w:rsidR="00052EEE" w:rsidRPr="00FC434F">
        <w:t>by grouping the ratings</w:t>
      </w:r>
      <w:r w:rsidRPr="00FC434F">
        <w:t xml:space="preserve"> of the </w:t>
      </w:r>
      <w:r w:rsidR="002F76E0" w:rsidRPr="00FC434F">
        <w:t>neighbours</w:t>
      </w:r>
      <w:r w:rsidRPr="00FC434F">
        <w:t xml:space="preserve"> (similar users) </w:t>
      </w:r>
      <w:r w:rsidR="00052EEE" w:rsidRPr="00FC434F">
        <w:t xml:space="preserve">that have interacted with the </w:t>
      </w:r>
      <w:r w:rsidRPr="00FC434F">
        <w:t xml:space="preserve">item being </w:t>
      </w:r>
      <w:r w:rsidR="002F76E0" w:rsidRPr="00FC434F">
        <w:t>c</w:t>
      </w:r>
      <w:r w:rsidRPr="00FC434F">
        <w:t>onsidered</w:t>
      </w:r>
      <w:r w:rsidR="002C4CC4" w:rsidRPr="00FC434F">
        <w:rPr>
          <w:color w:val="FF0000"/>
        </w:rPr>
        <w:t xml:space="preserve"> </w:t>
      </w:r>
      <w:r w:rsidR="00F70E1A" w:rsidRPr="00FC434F">
        <w:rPr>
          <w:color w:val="000000" w:themeColor="text1"/>
        </w:rPr>
        <w:t>(</w:t>
      </w:r>
      <w:r w:rsidR="00412569" w:rsidRPr="00FC434F">
        <w:rPr>
          <w:color w:val="000000" w:themeColor="text1"/>
        </w:rPr>
        <w:t>Pagare a</w:t>
      </w:r>
      <w:r w:rsidR="002C4CC4" w:rsidRPr="00FC434F">
        <w:rPr>
          <w:color w:val="000000" w:themeColor="text1"/>
        </w:rPr>
        <w:t>nd Shinde 2012</w:t>
      </w:r>
      <w:r w:rsidR="00F70E1A" w:rsidRPr="00FC434F">
        <w:rPr>
          <w:color w:val="000000" w:themeColor="text1"/>
        </w:rPr>
        <w:t>)</w:t>
      </w:r>
      <w:r w:rsidR="002C4CC4" w:rsidRPr="00FC434F">
        <w:rPr>
          <w:color w:val="000000" w:themeColor="text1"/>
        </w:rPr>
        <w:t>.</w:t>
      </w:r>
    </w:p>
    <w:p w14:paraId="36BC0D64" w14:textId="77777777" w:rsidR="003C1361" w:rsidRPr="00FC434F" w:rsidRDefault="003C1361" w:rsidP="00406AB9">
      <w:pPr>
        <w:pStyle w:val="Heading2"/>
      </w:pPr>
      <w:bookmarkStart w:id="18" w:name="_Toc56765990"/>
      <w:r w:rsidRPr="00FC434F">
        <w:t>Algorithms of collaborative filtering:</w:t>
      </w:r>
      <w:bookmarkEnd w:id="18"/>
    </w:p>
    <w:p w14:paraId="675A802E" w14:textId="0AAB0248" w:rsidR="003C1361" w:rsidRPr="00FC434F" w:rsidRDefault="003C1361" w:rsidP="007B5C15">
      <w:r w:rsidRPr="00FC434F">
        <w:t>User-based algorithm:</w:t>
      </w:r>
      <w:r w:rsidR="00B942A0" w:rsidRPr="00FC434F">
        <w:t xml:space="preserve"> </w:t>
      </w:r>
      <w:r w:rsidR="003D61ED" w:rsidRPr="00FC434F">
        <w:t>It is used to predict</w:t>
      </w:r>
      <w:r w:rsidRPr="00FC434F">
        <w:t xml:space="preserve"> potential purchases for </w:t>
      </w:r>
      <w:r w:rsidR="00D17507" w:rsidRPr="00FC434F">
        <w:t>target customers</w:t>
      </w:r>
      <w:r w:rsidRPr="00FC434F">
        <w:t xml:space="preserve"> by c</w:t>
      </w:r>
      <w:r w:rsidR="00C71052" w:rsidRPr="00FC434F">
        <w:t xml:space="preserve">omparing the purchases </w:t>
      </w:r>
      <w:r w:rsidR="00B942A0" w:rsidRPr="00FC434F">
        <w:t xml:space="preserve">with those </w:t>
      </w:r>
      <w:r w:rsidR="000C39E6" w:rsidRPr="00FC434F">
        <w:t>of specific</w:t>
      </w:r>
      <w:r w:rsidRPr="00FC434F">
        <w:t xml:space="preserve"> consumers</w:t>
      </w:r>
      <w:r w:rsidR="00B942A0" w:rsidRPr="00FC434F">
        <w:t xml:space="preserve"> </w:t>
      </w:r>
      <w:r w:rsidR="000C39E6" w:rsidRPr="00FC434F">
        <w:t>(Kaur</w:t>
      </w:r>
      <w:r w:rsidR="00B942A0" w:rsidRPr="00FC434F">
        <w:t xml:space="preserve"> 2017)</w:t>
      </w:r>
      <w:r w:rsidRPr="00FC434F">
        <w:t>.</w:t>
      </w:r>
    </w:p>
    <w:p w14:paraId="15F45029" w14:textId="5CBDEC78" w:rsidR="003C1361" w:rsidRPr="00FC434F" w:rsidRDefault="00D17507" w:rsidP="002F76E0">
      <w:pPr>
        <w:jc w:val="left"/>
      </w:pPr>
      <w:r w:rsidRPr="00FC434F">
        <w:t>Advantages:</w:t>
      </w:r>
      <w:r w:rsidR="003C1361" w:rsidRPr="00FC434F">
        <w:t xml:space="preserve">  Simple to implement</w:t>
      </w:r>
      <w:r w:rsidR="00F27184" w:rsidRPr="00FC434F">
        <w:t xml:space="preserve"> (Gironacci 2019)</w:t>
      </w:r>
    </w:p>
    <w:p w14:paraId="0B9DF6E4" w14:textId="01F32EB9" w:rsidR="003C1361" w:rsidRPr="00FC434F" w:rsidRDefault="003C1361" w:rsidP="002F76E0">
      <w:pPr>
        <w:jc w:val="left"/>
      </w:pPr>
      <w:r w:rsidRPr="00FC434F">
        <w:t xml:space="preserve">Disadvantages: Suffer </w:t>
      </w:r>
      <w:r w:rsidR="00F27184" w:rsidRPr="00FC434F">
        <w:t xml:space="preserve">serious </w:t>
      </w:r>
      <w:r w:rsidRPr="00FC434F">
        <w:t>extreme scalability</w:t>
      </w:r>
      <w:r w:rsidR="00F27184" w:rsidRPr="00FC434F">
        <w:t xml:space="preserve"> </w:t>
      </w:r>
      <w:r w:rsidR="00D17507" w:rsidRPr="00FC434F">
        <w:t>problems and</w:t>
      </w:r>
      <w:r w:rsidRPr="00FC434F">
        <w:t xml:space="preserve"> </w:t>
      </w:r>
      <w:r w:rsidR="00F27184" w:rsidRPr="00FC434F">
        <w:t xml:space="preserve">accuracy is </w:t>
      </w:r>
      <w:r w:rsidR="000C39E6" w:rsidRPr="00FC434F">
        <w:t>low (</w:t>
      </w:r>
      <w:r w:rsidR="00F27184" w:rsidRPr="00FC434F">
        <w:t>Gironacci 2019).</w:t>
      </w:r>
    </w:p>
    <w:p w14:paraId="46153C01" w14:textId="4C19537D" w:rsidR="003C1361" w:rsidRPr="00FC434F" w:rsidRDefault="003C1361" w:rsidP="002F76E0">
      <w:pPr>
        <w:jc w:val="left"/>
      </w:pPr>
      <w:r w:rsidRPr="00FC434F">
        <w:t>ii.</w:t>
      </w:r>
      <w:r w:rsidRPr="00FC434F">
        <w:tab/>
        <w:t>Item-based algorithm:</w:t>
      </w:r>
      <w:r w:rsidR="006D2477" w:rsidRPr="00FC434F">
        <w:t xml:space="preserve">  I</w:t>
      </w:r>
      <w:r w:rsidR="0026760D" w:rsidRPr="00FC434F">
        <w:t>s the same as the user- based</w:t>
      </w:r>
      <w:r w:rsidRPr="00FC434F">
        <w:t xml:space="preserve"> except that it defines similarity </w:t>
      </w:r>
      <w:r w:rsidR="0026760D" w:rsidRPr="00FC434F">
        <w:t>of items</w:t>
      </w:r>
      <w:r w:rsidRPr="00FC434F">
        <w:t xml:space="preserve"> rather than similarity of customer</w:t>
      </w:r>
      <w:r w:rsidR="0026760D" w:rsidRPr="00FC434F">
        <w:t>s or users</w:t>
      </w:r>
      <w:r w:rsidRPr="00FC434F">
        <w:t>.</w:t>
      </w:r>
    </w:p>
    <w:p w14:paraId="551ED48D" w14:textId="10BB131A" w:rsidR="003C1361" w:rsidRPr="00FC434F" w:rsidRDefault="003C1361" w:rsidP="002F76E0">
      <w:pPr>
        <w:jc w:val="left"/>
      </w:pPr>
      <w:r w:rsidRPr="00FC434F">
        <w:t>Advantages: Better performance and consistency t</w:t>
      </w:r>
      <w:r w:rsidR="00733A59" w:rsidRPr="00FC434F">
        <w:t xml:space="preserve">han user-based algorithm, less </w:t>
      </w:r>
      <w:r w:rsidRPr="00FC434F">
        <w:t xml:space="preserve">computation, more flexibility and faster than user-based </w:t>
      </w:r>
      <w:r w:rsidR="00D17507" w:rsidRPr="00FC434F">
        <w:t>algorithms (</w:t>
      </w:r>
      <w:r w:rsidR="00F27184" w:rsidRPr="00FC434F">
        <w:t>Gironacci et al. 2020)</w:t>
      </w:r>
      <w:r w:rsidRPr="00FC434F">
        <w:t>.</w:t>
      </w:r>
    </w:p>
    <w:p w14:paraId="492A8EE7" w14:textId="58B5886D" w:rsidR="003C1361" w:rsidRPr="00FC434F" w:rsidRDefault="003C1361" w:rsidP="002F76E0">
      <w:pPr>
        <w:jc w:val="left"/>
      </w:pPr>
      <w:r w:rsidRPr="00FC434F">
        <w:t xml:space="preserve">Disadvantages: Slow for </w:t>
      </w:r>
      <w:r w:rsidR="00552DA6" w:rsidRPr="00FC434F">
        <w:t xml:space="preserve">super </w:t>
      </w:r>
      <w:r w:rsidR="008E6207" w:rsidRPr="00FC434F">
        <w:t>large number of items.</w:t>
      </w:r>
    </w:p>
    <w:p w14:paraId="63A651FA" w14:textId="3F334E4A" w:rsidR="008F3E65" w:rsidRPr="00FC434F" w:rsidRDefault="003C1361" w:rsidP="008E6207">
      <w:pPr>
        <w:pStyle w:val="ListParagraph"/>
        <w:numPr>
          <w:ilvl w:val="8"/>
          <w:numId w:val="28"/>
        </w:numPr>
        <w:jc w:val="left"/>
      </w:pPr>
      <w:r w:rsidRPr="00FC434F">
        <w:t>Dimensionality-reduc</w:t>
      </w:r>
      <w:r w:rsidR="00CB4DDB" w:rsidRPr="00FC434F">
        <w:t xml:space="preserve">tion algorithm: Initial user-item </w:t>
      </w:r>
      <w:r w:rsidRPr="00FC434F">
        <w:t xml:space="preserve">matrix </w:t>
      </w:r>
      <w:r w:rsidR="00CB4DDB" w:rsidRPr="00FC434F">
        <w:t>is compressed and then</w:t>
      </w:r>
      <w:r w:rsidRPr="00FC434F">
        <w:t xml:space="preserve"> suggestions </w:t>
      </w:r>
      <w:r w:rsidR="00CB4DDB" w:rsidRPr="00FC434F">
        <w:t>are made based on a much smaller</w:t>
      </w:r>
      <w:r w:rsidRPr="00FC434F">
        <w:t>, less sparse matrix to simplify the issue of sparsity</w:t>
      </w:r>
      <w:r w:rsidR="004B6C70" w:rsidRPr="00FC434F">
        <w:t xml:space="preserve"> </w:t>
      </w:r>
      <w:r w:rsidR="00CB4DDB" w:rsidRPr="00FC434F">
        <w:t>(</w:t>
      </w:r>
      <w:r w:rsidR="00D439AA" w:rsidRPr="00FC434F">
        <w:t>Kuhn</w:t>
      </w:r>
      <w:r w:rsidR="00CB4DDB" w:rsidRPr="00FC434F">
        <w:t xml:space="preserve"> and Jain </w:t>
      </w:r>
      <w:r w:rsidR="00D439AA" w:rsidRPr="00FC434F">
        <w:t>2000).</w:t>
      </w:r>
    </w:p>
    <w:p w14:paraId="0F8975C5" w14:textId="2B7C7AC4" w:rsidR="008F3E65" w:rsidRPr="00FC434F" w:rsidRDefault="003C1361" w:rsidP="008F3E65">
      <w:pPr>
        <w:pStyle w:val="ListParagraph"/>
        <w:ind w:left="0"/>
        <w:jc w:val="left"/>
      </w:pPr>
      <w:r w:rsidRPr="00FC434F">
        <w:t>Advantages: Simplifies the sparsity problem</w:t>
      </w:r>
      <w:r w:rsidR="00484A2B" w:rsidRPr="00FC434F">
        <w:t>.</w:t>
      </w:r>
    </w:p>
    <w:p w14:paraId="033204BF" w14:textId="750FF0A5" w:rsidR="00BE75EE" w:rsidRPr="00FC434F" w:rsidRDefault="003C1361" w:rsidP="002F76E0">
      <w:pPr>
        <w:jc w:val="left"/>
      </w:pPr>
      <w:r w:rsidRPr="00FC434F">
        <w:t>Disadvantage</w:t>
      </w:r>
      <w:r w:rsidR="008E6207" w:rsidRPr="00FC434F">
        <w:t>s: Requires the highest runtime</w:t>
      </w:r>
      <w:r w:rsidR="00B55808" w:rsidRPr="00FC434F">
        <w:t>.</w:t>
      </w:r>
    </w:p>
    <w:p w14:paraId="155C1AB5" w14:textId="3301EADB" w:rsidR="008F3E65" w:rsidRPr="00FC434F" w:rsidRDefault="003C1361" w:rsidP="008E6207">
      <w:pPr>
        <w:pStyle w:val="ListParagraph"/>
        <w:numPr>
          <w:ilvl w:val="8"/>
          <w:numId w:val="28"/>
        </w:numPr>
        <w:jc w:val="left"/>
      </w:pPr>
      <w:r w:rsidRPr="00FC434F">
        <w:t>Ge</w:t>
      </w:r>
      <w:r w:rsidR="008F3E65" w:rsidRPr="00FC434F">
        <w:t>nerative-model algorithm: Uses conditional probabilities</w:t>
      </w:r>
      <w:r w:rsidRPr="00FC434F">
        <w:t xml:space="preserve"> to explai</w:t>
      </w:r>
      <w:r w:rsidR="008F3E65" w:rsidRPr="00FC434F">
        <w:t>n the dynamics of user and item</w:t>
      </w:r>
      <w:r w:rsidRPr="00FC434F">
        <w:t xml:space="preserve"> interaction. </w:t>
      </w:r>
    </w:p>
    <w:p w14:paraId="1F2EF627" w14:textId="4F1C0E25" w:rsidR="003C1361" w:rsidRPr="00FC434F" w:rsidRDefault="003C1361" w:rsidP="008F3E65">
      <w:pPr>
        <w:pStyle w:val="ListParagraph"/>
        <w:ind w:left="0"/>
        <w:jc w:val="left"/>
      </w:pPr>
      <w:r w:rsidRPr="00FC434F">
        <w:t>Adv</w:t>
      </w:r>
      <w:r w:rsidR="00467714" w:rsidRPr="00FC434F">
        <w:t>antages: Scalable and f</w:t>
      </w:r>
      <w:r w:rsidRPr="00FC434F">
        <w:t>lexible</w:t>
      </w:r>
    </w:p>
    <w:p w14:paraId="67A5FE3F" w14:textId="1142AEEB" w:rsidR="003C1361" w:rsidRPr="00FC434F" w:rsidRDefault="003C1361" w:rsidP="002F76E0">
      <w:pPr>
        <w:jc w:val="left"/>
      </w:pPr>
      <w:r w:rsidRPr="00FC434F">
        <w:t>D</w:t>
      </w:r>
      <w:r w:rsidR="00467714" w:rsidRPr="00FC434F">
        <w:t>isadvantages: there is a chance of losing</w:t>
      </w:r>
      <w:r w:rsidR="00F27184" w:rsidRPr="00FC434F">
        <w:t xml:space="preserve"> useful information due to reduction </w:t>
      </w:r>
      <w:r w:rsidR="00D17507" w:rsidRPr="00FC434F">
        <w:t>models</w:t>
      </w:r>
      <w:r w:rsidR="00D17507" w:rsidRPr="00FC434F">
        <w:rPr>
          <w:color w:val="000000" w:themeColor="text1"/>
        </w:rPr>
        <w:t xml:space="preserve"> (</w:t>
      </w:r>
      <w:r w:rsidR="00E94983" w:rsidRPr="00FC434F">
        <w:rPr>
          <w:color w:val="000000" w:themeColor="text1"/>
        </w:rPr>
        <w:t>Pagare and Shinde 2012).</w:t>
      </w:r>
    </w:p>
    <w:p w14:paraId="6617AD0C" w14:textId="77777777" w:rsidR="006D2477" w:rsidRPr="00FC434F" w:rsidRDefault="006D2477" w:rsidP="002F76E0">
      <w:pPr>
        <w:jc w:val="left"/>
      </w:pPr>
    </w:p>
    <w:p w14:paraId="54ECDB95" w14:textId="2CFC47D9" w:rsidR="003C1361" w:rsidRPr="00FC434F" w:rsidRDefault="003C1361" w:rsidP="002F76E0">
      <w:pPr>
        <w:pStyle w:val="ListParagraph"/>
        <w:numPr>
          <w:ilvl w:val="8"/>
          <w:numId w:val="28"/>
        </w:numPr>
        <w:jc w:val="left"/>
      </w:pPr>
      <w:r w:rsidRPr="00FC434F">
        <w:lastRenderedPageBreak/>
        <w:t>S</w:t>
      </w:r>
      <w:r w:rsidR="00E76E51" w:rsidRPr="00FC434F">
        <w:t>preading-activation algorithm: It f</w:t>
      </w:r>
      <w:r w:rsidRPr="00FC434F">
        <w:t>ocuses on the issue of sparsity by identifying transitive c</w:t>
      </w:r>
      <w:r w:rsidR="00E76E51" w:rsidRPr="00FC434F">
        <w:t xml:space="preserve">orrelations between users and items </w:t>
      </w:r>
      <w:r w:rsidRPr="00FC434F">
        <w:t>us</w:t>
      </w:r>
      <w:r w:rsidR="00C042C9" w:rsidRPr="00FC434F">
        <w:t>ing a two-part</w:t>
      </w:r>
      <w:r w:rsidRPr="00FC434F">
        <w:t xml:space="preserve"> </w:t>
      </w:r>
      <w:r w:rsidR="00E76E51" w:rsidRPr="00FC434F">
        <w:t xml:space="preserve">user-item </w:t>
      </w:r>
      <w:r w:rsidRPr="00FC434F">
        <w:t>graph</w:t>
      </w:r>
      <w:r w:rsidR="00C042C9" w:rsidRPr="00FC434F">
        <w:t>.</w:t>
      </w:r>
    </w:p>
    <w:p w14:paraId="1DB0CBE2" w14:textId="77777777" w:rsidR="003C1361" w:rsidRPr="00FC434F" w:rsidRDefault="003C1361" w:rsidP="002F76E0">
      <w:pPr>
        <w:jc w:val="left"/>
      </w:pPr>
      <w:r w:rsidRPr="00FC434F">
        <w:t>Advantages: R</w:t>
      </w:r>
      <w:r w:rsidR="00E94983" w:rsidRPr="00FC434F">
        <w:t>elaxes the problem of sparsity and</w:t>
      </w:r>
      <w:r w:rsidRPr="00FC434F">
        <w:t xml:space="preserve"> cold start, as it only calculates recommendations for target consumers</w:t>
      </w:r>
      <w:r w:rsidR="00E94983" w:rsidRPr="00FC434F">
        <w:t xml:space="preserve"> </w:t>
      </w:r>
      <w:r w:rsidR="00E94983" w:rsidRPr="00FC434F">
        <w:rPr>
          <w:color w:val="000000" w:themeColor="text1"/>
        </w:rPr>
        <w:t>(Pagare and Shinde 2012).</w:t>
      </w:r>
    </w:p>
    <w:p w14:paraId="228A4E08" w14:textId="0036DF84" w:rsidR="003C1361" w:rsidRPr="00FC434F" w:rsidRDefault="003C1361" w:rsidP="008E6207">
      <w:r w:rsidRPr="00FC434F">
        <w:t xml:space="preserve">Disadvantages: Works </w:t>
      </w:r>
      <w:r w:rsidR="00B55808" w:rsidRPr="00FC434F">
        <w:t xml:space="preserve">better </w:t>
      </w:r>
      <w:r w:rsidRPr="00FC434F">
        <w:t>only when there is not enough data</w:t>
      </w:r>
      <w:r w:rsidR="00B55808" w:rsidRPr="00FC434F">
        <w:t xml:space="preserve"> for other methods.</w:t>
      </w:r>
    </w:p>
    <w:p w14:paraId="756CD869" w14:textId="77777777" w:rsidR="00C30E99" w:rsidRPr="00FC434F" w:rsidRDefault="00D65AE9" w:rsidP="00D65AE9">
      <w:pPr>
        <w:pStyle w:val="Heading2"/>
      </w:pPr>
      <w:bookmarkStart w:id="19" w:name="_Toc56765991"/>
      <w:r w:rsidRPr="00FC434F">
        <w:t>Memory Based Collaborative Filtering Techniques</w:t>
      </w:r>
      <w:bookmarkEnd w:id="19"/>
    </w:p>
    <w:p w14:paraId="6BB72E20" w14:textId="700A4D69" w:rsidR="006D2477" w:rsidRPr="00FC434F" w:rsidRDefault="004758B0" w:rsidP="007B5C15">
      <w:r>
        <w:t>Memory-based techniques</w:t>
      </w:r>
      <w:r w:rsidR="00D071BB" w:rsidRPr="00FC434F">
        <w:t xml:space="preserve"> determine whether an object is worth recommending. </w:t>
      </w:r>
      <w:r w:rsidR="00775640" w:rsidRPr="00FC434F">
        <w:t xml:space="preserve"> For this to happen, the system needs the ability to</w:t>
      </w:r>
      <w:r w:rsidR="00367135" w:rsidRPr="00FC434F">
        <w:t xml:space="preserve"> predict the usefu</w:t>
      </w:r>
      <w:r w:rsidR="00D071BB" w:rsidRPr="00FC434F">
        <w:t>lness of certain items, after that</w:t>
      </w:r>
      <w:r w:rsidR="00367135" w:rsidRPr="00FC434F">
        <w:t xml:space="preserve"> determine the items to suggest based on that </w:t>
      </w:r>
      <w:r w:rsidR="00F70E1A" w:rsidRPr="00FC434F">
        <w:t>comparison. In</w:t>
      </w:r>
      <w:r w:rsidR="00C71052" w:rsidRPr="00FC434F">
        <w:t xml:space="preserve"> the recommendation algorithm, the prediction stage may not be explicit but we can sti</w:t>
      </w:r>
      <w:r w:rsidR="00B97AB3" w:rsidRPr="00FC434F">
        <w:t xml:space="preserve">ll </w:t>
      </w:r>
      <w:r w:rsidR="00C71052" w:rsidRPr="00FC434F">
        <w:t>expl</w:t>
      </w:r>
      <w:r w:rsidR="00367135" w:rsidRPr="00FC434F">
        <w:t>ain the general function of a recommender system</w:t>
      </w:r>
      <w:r w:rsidR="00C71052" w:rsidRPr="00FC434F">
        <w:t>.</w:t>
      </w:r>
    </w:p>
    <w:p w14:paraId="2F846EB0" w14:textId="198AEFF8" w:rsidR="003A25CB" w:rsidRPr="00FC434F" w:rsidRDefault="003A25CB" w:rsidP="007B5C15">
      <w:r w:rsidRPr="00FC434F">
        <w:t xml:space="preserve">For example, to explain the predictive ways of a RS, consider a basic and impersonalised recommendation algorithm that only recommends the most popular songs. The explanation for using this method is that a popular song will also most likely appeal to average people in the absence of more accurate consumer preferred information, or at least more likely than any other randomly selected song. So it is predicted that such popular songs are reasonably </w:t>
      </w:r>
      <w:r w:rsidR="00B55808" w:rsidRPr="00FC434F">
        <w:t xml:space="preserve">good recommendations </w:t>
      </w:r>
      <w:r w:rsidRPr="00FC434F">
        <w:t>for this generic user.</w:t>
      </w:r>
    </w:p>
    <w:p w14:paraId="34E506E7" w14:textId="0224AD94" w:rsidR="00E01B46" w:rsidRPr="00FC434F" w:rsidRDefault="00B55808" w:rsidP="007B5C15">
      <w:r w:rsidRPr="00FC434F">
        <w:t>A c</w:t>
      </w:r>
      <w:r w:rsidR="00E01B46" w:rsidRPr="00FC434F">
        <w:t>ollaborative filtering</w:t>
      </w:r>
      <w:r w:rsidR="006D410D" w:rsidRPr="00FC434F">
        <w:t xml:space="preserve"> approach works through building a database of choices for object</w:t>
      </w:r>
      <w:r w:rsidR="005C44D3" w:rsidRPr="00FC434F">
        <w:t>s</w:t>
      </w:r>
      <w:r w:rsidR="006D410D" w:rsidRPr="00FC434F">
        <w:t xml:space="preserve"> by users</w:t>
      </w:r>
      <w:r w:rsidR="005C44D3" w:rsidRPr="00FC434F">
        <w:t>. The database relies on</w:t>
      </w:r>
      <w:r w:rsidR="009A554C" w:rsidRPr="00FC434F">
        <w:t xml:space="preserve"> finding pointers </w:t>
      </w:r>
      <w:r w:rsidR="005C44D3" w:rsidRPr="00FC434F">
        <w:t>among user</w:t>
      </w:r>
      <w:r w:rsidR="009A554C" w:rsidRPr="00FC434F">
        <w:t xml:space="preserve"> profiles</w:t>
      </w:r>
      <w:r w:rsidR="006D410D" w:rsidRPr="00FC434F">
        <w:t xml:space="preserve">. </w:t>
      </w:r>
      <w:r w:rsidR="009A554C" w:rsidRPr="00FC434F">
        <w:t>It then fits customers with most similar</w:t>
      </w:r>
      <w:r w:rsidR="006D410D" w:rsidRPr="00FC434F">
        <w:t xml:space="preserve"> interest</w:t>
      </w:r>
      <w:r w:rsidR="009A554C" w:rsidRPr="00FC434F">
        <w:t>s</w:t>
      </w:r>
      <w:r w:rsidR="006D410D" w:rsidRPr="00FC434F">
        <w:t xml:space="preserve"> and preferences</w:t>
      </w:r>
      <w:r w:rsidR="009A554C" w:rsidRPr="00FC434F">
        <w:t xml:space="preserve"> </w:t>
      </w:r>
      <w:r w:rsidR="00830F54" w:rsidRPr="00FC434F">
        <w:t>(Lewis</w:t>
      </w:r>
      <w:r w:rsidR="00E01B46" w:rsidRPr="00FC434F">
        <w:t xml:space="preserve"> 1994). </w:t>
      </w:r>
    </w:p>
    <w:p w14:paraId="4FE9AA44" w14:textId="76CC1D56" w:rsidR="001F517E" w:rsidRPr="00FC434F" w:rsidRDefault="00E01B46" w:rsidP="007B5C15">
      <w:pPr>
        <w:rPr>
          <w:color w:val="000000" w:themeColor="text1"/>
        </w:rPr>
      </w:pPr>
      <w:r w:rsidRPr="00FC434F">
        <w:t xml:space="preserve">Such </w:t>
      </w:r>
      <w:r w:rsidR="003D2FED" w:rsidRPr="00FC434F">
        <w:t>similar users form</w:t>
      </w:r>
      <w:r w:rsidR="00330712" w:rsidRPr="00FC434F">
        <w:t xml:space="preserve"> a group called </w:t>
      </w:r>
      <w:r w:rsidR="002113B2" w:rsidRPr="00FC434F">
        <w:t>neighbourhood</w:t>
      </w:r>
      <w:r w:rsidR="00330712" w:rsidRPr="00FC434F">
        <w:t>.</w:t>
      </w:r>
      <w:r w:rsidR="002113B2" w:rsidRPr="00FC434F">
        <w:t xml:space="preserve"> A user receives recommendations for items</w:t>
      </w:r>
      <w:r w:rsidR="00F50752" w:rsidRPr="00FC434F">
        <w:t xml:space="preserve"> that he has not rated</w:t>
      </w:r>
      <w:r w:rsidR="002113B2" w:rsidRPr="00FC434F">
        <w:t xml:space="preserve">, </w:t>
      </w:r>
      <w:r w:rsidR="00F50752" w:rsidRPr="00FC434F">
        <w:t xml:space="preserve">based on the fact that </w:t>
      </w:r>
      <w:r w:rsidR="002113B2" w:rsidRPr="00FC434F">
        <w:t xml:space="preserve">other users in his neighbour have already rated </w:t>
      </w:r>
      <w:r w:rsidR="00B55808" w:rsidRPr="00FC434F">
        <w:t xml:space="preserve">them </w:t>
      </w:r>
      <w:r w:rsidR="002113B2" w:rsidRPr="00FC434F">
        <w:t>positively.</w:t>
      </w:r>
      <w:r w:rsidRPr="00FC434F">
        <w:t xml:space="preserve"> </w:t>
      </w:r>
      <w:r w:rsidR="00F11CF8" w:rsidRPr="00FC434F">
        <w:t xml:space="preserve">Recommendations produced by CF can be either predictive or suggestive. </w:t>
      </w:r>
      <w:r w:rsidRPr="00FC434F">
        <w:t>Prediction is a numerical value,</w:t>
      </w:r>
      <w:r w:rsidR="003F7394" w:rsidRPr="00FC434F">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sidR="00757255" w:rsidRPr="00FC434F">
        <w:t xml:space="preserve"> ,</w:t>
      </w:r>
      <w:r w:rsidR="00BA4E7F" w:rsidRPr="00FC434F">
        <w:t xml:space="preserve"> </w:t>
      </w:r>
      <w:r w:rsidRPr="00FC434F">
        <w:t xml:space="preserve">expressing </w:t>
      </w:r>
      <w:r w:rsidR="003F7394" w:rsidRPr="00FC434F">
        <w:t xml:space="preserve">user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sidR="003F7394" w:rsidRPr="00FC434F">
        <w:t xml:space="preserve"> </w:t>
      </w:r>
      <w:r w:rsidRPr="00FC434F">
        <w:t xml:space="preserve">predicted score of item </w:t>
      </w:r>
      <m:oMath>
        <m:r>
          <w:rPr>
            <w:rFonts w:ascii="Cambria Math" w:hAnsi="Cambria Math"/>
          </w:rPr>
          <m:t>u</m:t>
        </m:r>
      </m:oMath>
      <w:r w:rsidRPr="00FC434F">
        <w:t>.</w:t>
      </w:r>
      <w:r w:rsidR="00757255" w:rsidRPr="00FC434F">
        <w:t xml:space="preserve"> </w:t>
      </w:r>
      <w:r w:rsidR="00F03E80" w:rsidRPr="00FC434F">
        <w:rPr>
          <w:color w:val="000000" w:themeColor="text1"/>
        </w:rPr>
        <w:t xml:space="preserve">A collaborative filtering </w:t>
      </w:r>
      <w:r w:rsidR="00B757D6" w:rsidRPr="00FC434F">
        <w:rPr>
          <w:color w:val="000000" w:themeColor="text1"/>
        </w:rPr>
        <w:t>RS’s</w:t>
      </w:r>
      <w:r w:rsidR="00F03E80" w:rsidRPr="00FC434F">
        <w:rPr>
          <w:color w:val="000000" w:themeColor="text1"/>
        </w:rPr>
        <w:t xml:space="preserve"> important goal is to predict R over user pairs and items.</w:t>
      </w:r>
      <w:r w:rsidR="001F3B50" w:rsidRPr="00FC434F">
        <w:rPr>
          <w:color w:val="000000" w:themeColor="text1"/>
        </w:rPr>
        <w:t xml:space="preserve"> </w:t>
      </w:r>
    </w:p>
    <w:p w14:paraId="4BAF4FB0" w14:textId="77777777" w:rsidR="00C30E99" w:rsidRPr="00FC434F" w:rsidRDefault="00D65AE9" w:rsidP="00205364">
      <w:pPr>
        <w:pStyle w:val="Heading3"/>
        <w:rPr>
          <w:u w:val="single"/>
        </w:rPr>
      </w:pPr>
      <w:bookmarkStart w:id="20" w:name="_Toc56765992"/>
      <w:r w:rsidRPr="00FC434F">
        <w:rPr>
          <w:u w:val="single"/>
        </w:rPr>
        <w:t>Introduction</w:t>
      </w:r>
      <w:bookmarkEnd w:id="20"/>
    </w:p>
    <w:p w14:paraId="6F45C5D8" w14:textId="5CAB2A79" w:rsidR="00B757D6" w:rsidRPr="00FC434F" w:rsidRDefault="00F52709" w:rsidP="007B5C15">
      <w:r w:rsidRPr="00FC434F">
        <w:t xml:space="preserve">Memory based </w:t>
      </w:r>
      <w:r w:rsidR="003A346F" w:rsidRPr="00FC434F">
        <w:t xml:space="preserve">recommender </w:t>
      </w:r>
      <w:r w:rsidRPr="00FC434F">
        <w:t>systems distinguish relevant objects from certain related consumer views through identifying the closest neighbou</w:t>
      </w:r>
      <w:r w:rsidR="003A346F" w:rsidRPr="00FC434F">
        <w:t xml:space="preserve">r from a ranking matrix. Basically, </w:t>
      </w:r>
      <w:r w:rsidR="003A346F" w:rsidRPr="00FC434F">
        <w:lastRenderedPageBreak/>
        <w:t>there are algorithms that produce matrix rating estimates based on the entire list of people's previously classified items.</w:t>
      </w:r>
    </w:p>
    <w:p w14:paraId="32D70428" w14:textId="77777777" w:rsidR="00C30E99" w:rsidRPr="00FC434F" w:rsidRDefault="00D65AE9" w:rsidP="00205364">
      <w:pPr>
        <w:pStyle w:val="Heading3"/>
        <w:rPr>
          <w:u w:val="single"/>
        </w:rPr>
      </w:pPr>
      <w:bookmarkStart w:id="21" w:name="_Toc56765993"/>
      <w:r w:rsidRPr="00FC434F">
        <w:rPr>
          <w:u w:val="single"/>
        </w:rPr>
        <w:t>User and Item-based collaborative filtering</w:t>
      </w:r>
      <w:bookmarkEnd w:id="21"/>
    </w:p>
    <w:p w14:paraId="5E5CF1A0" w14:textId="0A027403" w:rsidR="002023CA" w:rsidRPr="00FC434F" w:rsidRDefault="002023CA" w:rsidP="007B5C15">
      <w:pPr>
        <w:rPr>
          <w:rFonts w:cs="PdqbfkJsmnphPyvcmsCMTI10"/>
          <w:iCs/>
        </w:rPr>
      </w:pPr>
      <w:r w:rsidRPr="00FC434F">
        <w:rPr>
          <w:rFonts w:cs="PdqbfkJsmnphPyvcmsCMTI10"/>
          <w:iCs/>
        </w:rPr>
        <w:t>User Based and Item Base</w:t>
      </w:r>
      <w:r w:rsidR="00E14DB1" w:rsidRPr="00FC434F">
        <w:rPr>
          <w:rFonts w:cs="PdqbfkJsmnphPyvcmsCMTI10"/>
          <w:iCs/>
        </w:rPr>
        <w:t xml:space="preserve">d CF </w:t>
      </w:r>
      <w:r w:rsidRPr="00FC434F">
        <w:rPr>
          <w:rFonts w:cs="PdqbfkJsmnphPyvcmsCMTI10"/>
          <w:iCs/>
        </w:rPr>
        <w:t xml:space="preserve">depend on </w:t>
      </w:r>
      <w:r w:rsidR="00BC3D29" w:rsidRPr="00FC434F">
        <w:rPr>
          <w:rFonts w:cs="PdqbfkJsmnphPyvcmsCMTI10"/>
          <w:iCs/>
        </w:rPr>
        <w:t>the scale of the user-</w:t>
      </w:r>
      <w:r w:rsidR="00D17507" w:rsidRPr="00FC434F">
        <w:rPr>
          <w:rFonts w:cs="PdqbfkJsmnphPyvcmsCMTI10"/>
          <w:iCs/>
        </w:rPr>
        <w:t>item ranking</w:t>
      </w:r>
      <w:r w:rsidR="00BC3D29" w:rsidRPr="00FC434F">
        <w:rPr>
          <w:rFonts w:cs="PdqbfkJsmnphPyvcmsCMTI10"/>
          <w:iCs/>
        </w:rPr>
        <w:t xml:space="preserve"> matrix used to identify correlations</w:t>
      </w:r>
      <w:r w:rsidR="00196E44" w:rsidRPr="00FC434F">
        <w:rPr>
          <w:rFonts w:cs="PdqbfkJsmnphPyvcmsCMTI10"/>
          <w:iCs/>
        </w:rPr>
        <w:t xml:space="preserve"> or similarity</w:t>
      </w:r>
      <w:r w:rsidR="00BC3D29" w:rsidRPr="00FC434F">
        <w:rPr>
          <w:rFonts w:cs="PdqbfkJsmnphPyvcmsCMTI10"/>
          <w:iCs/>
        </w:rPr>
        <w:t>.</w:t>
      </w:r>
      <w:r w:rsidR="008F3F59" w:rsidRPr="00FC434F">
        <w:rPr>
          <w:rFonts w:cs="PdqbfkJsmnphPyvcmsCMTI10"/>
          <w:iCs/>
        </w:rPr>
        <w:t xml:space="preserve"> </w:t>
      </w:r>
      <w:r w:rsidR="008F3F59" w:rsidRPr="00FC434F">
        <w:t>To discover similar users or items, similarity functions are computed on the rows or columns of the rating matrix, respectively.</w:t>
      </w:r>
    </w:p>
    <w:p w14:paraId="15DC162A" w14:textId="77777777" w:rsidR="00F5388A" w:rsidRPr="00FC434F" w:rsidRDefault="006D2477" w:rsidP="00406AB9">
      <w:pPr>
        <w:pStyle w:val="Heading3"/>
      </w:pPr>
      <w:bookmarkStart w:id="22" w:name="_Toc56765994"/>
      <w:r w:rsidRPr="00FC434F">
        <w:t xml:space="preserve">User-based collaborative </w:t>
      </w:r>
      <w:r w:rsidR="00D17507" w:rsidRPr="00FC434F">
        <w:t>filtering</w:t>
      </w:r>
      <w:bookmarkEnd w:id="22"/>
    </w:p>
    <w:p w14:paraId="2EAE7DE3" w14:textId="7A17EF49" w:rsidR="00DC08B6" w:rsidRPr="00FC434F" w:rsidRDefault="002023CA" w:rsidP="007B5C15">
      <w:r w:rsidRPr="00FC434F">
        <w:t xml:space="preserve">Levinas (2014) </w:t>
      </w:r>
      <w:r w:rsidR="00BC3D29" w:rsidRPr="00FC434F">
        <w:t>d</w:t>
      </w:r>
      <w:r w:rsidR="00DC08B6" w:rsidRPr="00FC434F">
        <w:t>escribe</w:t>
      </w:r>
      <w:r w:rsidR="00B250CD" w:rsidRPr="00FC434F">
        <w:t>s it as</w:t>
      </w:r>
      <w:r w:rsidR="004758B0">
        <w:t>:</w:t>
      </w:r>
      <w:r w:rsidR="00B250CD" w:rsidRPr="00FC434F">
        <w:t xml:space="preserve"> algorithms that are able to </w:t>
      </w:r>
      <w:r w:rsidR="00DC08B6" w:rsidRPr="00FC434F">
        <w:t>look for “</w:t>
      </w:r>
      <w:r w:rsidR="00D17507" w:rsidRPr="00FC434F">
        <w:t>like-minded</w:t>
      </w:r>
      <w:r w:rsidR="00DD3A48" w:rsidRPr="00FC434F">
        <w:t xml:space="preserve"> people”, on</w:t>
      </w:r>
      <w:r w:rsidR="00DC08B6" w:rsidRPr="00FC434F">
        <w:t xml:space="preserve"> the basis that related users want related </w:t>
      </w:r>
      <w:r w:rsidR="00BD7359" w:rsidRPr="00FC434F">
        <w:t>things</w:t>
      </w:r>
      <w:r w:rsidR="00D17507" w:rsidRPr="00FC434F">
        <w:t>.</w:t>
      </w:r>
    </w:p>
    <w:p w14:paraId="077A2F4D" w14:textId="1B29440D" w:rsidR="007448B6" w:rsidRPr="00FC434F" w:rsidRDefault="005B51D7" w:rsidP="007B5C15">
      <w:r w:rsidRPr="00FC434F">
        <w:t>Similarly</w:t>
      </w:r>
      <w:r w:rsidR="007448B6" w:rsidRPr="00FC434F">
        <w:t xml:space="preserve">, if Isaiah and Eviwe have rated films equally in the past, then one can use the ratings observed by Isaiah on the film ‘The Lord of the Rings’ to estimate Eviwe's unobserved rating on this film. </w:t>
      </w:r>
    </w:p>
    <w:p w14:paraId="52C5C56E" w14:textId="386BBFC4" w:rsidR="00F5388A" w:rsidRPr="00FC434F" w:rsidRDefault="008F4DD9" w:rsidP="00406AB9">
      <w:pPr>
        <w:pStyle w:val="Heading3"/>
      </w:pPr>
      <w:bookmarkStart w:id="23" w:name="_Toc56765995"/>
      <w:r w:rsidRPr="00FC434F">
        <w:t>Item-based</w:t>
      </w:r>
      <w:r w:rsidR="00E01B46" w:rsidRPr="00FC434F">
        <w:t xml:space="preserve"> </w:t>
      </w:r>
      <w:r w:rsidR="006D2477" w:rsidRPr="00FC434F">
        <w:t>collaborative</w:t>
      </w:r>
      <w:r w:rsidR="00E01B46" w:rsidRPr="00FC434F">
        <w:t xml:space="preserve"> </w:t>
      </w:r>
      <w:r w:rsidR="00F5388A" w:rsidRPr="00FC434F">
        <w:t>filtering</w:t>
      </w:r>
      <w:bookmarkEnd w:id="23"/>
      <w:r w:rsidR="006D2477" w:rsidRPr="00FC434F">
        <w:t xml:space="preserve"> </w:t>
      </w:r>
    </w:p>
    <w:p w14:paraId="78B2CB94" w14:textId="0DC3E935" w:rsidR="00DD3A48" w:rsidRPr="00FC434F" w:rsidRDefault="002023CA" w:rsidP="007B5C15">
      <w:r w:rsidRPr="00FC434F">
        <w:t xml:space="preserve">Levinas (2014) </w:t>
      </w:r>
      <w:r w:rsidR="00DE4AAF" w:rsidRPr="00FC434F">
        <w:t>describe</w:t>
      </w:r>
      <w:r w:rsidR="00102750" w:rsidRPr="00FC434F">
        <w:t>s</w:t>
      </w:r>
      <w:r w:rsidR="00DE4AAF" w:rsidRPr="00FC434F">
        <w:t xml:space="preserve"> </w:t>
      </w:r>
      <w:r w:rsidR="00102750" w:rsidRPr="00FC434F">
        <w:t xml:space="preserve">it </w:t>
      </w:r>
      <w:r w:rsidR="00EC6F88" w:rsidRPr="00FC434F">
        <w:t>as</w:t>
      </w:r>
      <w:r w:rsidR="005B01E4" w:rsidRPr="00FC434F">
        <w:t>,</w:t>
      </w:r>
      <w:r w:rsidR="00EC6F88" w:rsidRPr="00FC434F">
        <w:t xml:space="preserve"> algorithms</w:t>
      </w:r>
      <w:r w:rsidRPr="00FC434F">
        <w:t xml:space="preserve"> </w:t>
      </w:r>
      <w:r w:rsidR="00102750" w:rsidRPr="00FC434F">
        <w:t>with the ability to look for “items ranked</w:t>
      </w:r>
      <w:r w:rsidR="00DE4AAF" w:rsidRPr="00FC434F">
        <w:t xml:space="preserve"> similarly by sp</w:t>
      </w:r>
      <w:r w:rsidR="00102750" w:rsidRPr="00FC434F">
        <w:t>ecific people”</w:t>
      </w:r>
      <w:r w:rsidR="005B3345" w:rsidRPr="00FC434F">
        <w:t>,</w:t>
      </w:r>
      <w:r w:rsidR="00102750" w:rsidRPr="00FC434F">
        <w:t xml:space="preserve"> under the impression</w:t>
      </w:r>
      <w:r w:rsidR="00DE4AAF" w:rsidRPr="00FC434F">
        <w:t xml:space="preserve"> that if other users viewed two </w:t>
      </w:r>
      <w:r w:rsidR="00102750" w:rsidRPr="00FC434F">
        <w:t xml:space="preserve">similar </w:t>
      </w:r>
      <w:r w:rsidR="00DE4AAF" w:rsidRPr="00FC434F">
        <w:t xml:space="preserve">items </w:t>
      </w:r>
      <w:r w:rsidR="00102750" w:rsidRPr="00FC434F">
        <w:t>and gave the same rating, there</w:t>
      </w:r>
      <w:r w:rsidR="00DE4AAF" w:rsidRPr="00FC434F">
        <w:t xml:space="preserve"> will </w:t>
      </w:r>
      <w:r w:rsidR="00102750" w:rsidRPr="00FC434F">
        <w:t xml:space="preserve">definitely be similar items that deserve recommendation because </w:t>
      </w:r>
      <w:r w:rsidR="00DE4AAF" w:rsidRPr="00FC434F">
        <w:t xml:space="preserve">similar items are usually enjoyed by similar </w:t>
      </w:r>
      <w:r w:rsidR="008E6207" w:rsidRPr="00FC434F">
        <w:t>users. It</w:t>
      </w:r>
      <w:r w:rsidR="00536244" w:rsidRPr="00FC434F">
        <w:t xml:space="preserve"> is </w:t>
      </w:r>
      <w:r w:rsidR="00DD3A48" w:rsidRPr="00FC434F">
        <w:t xml:space="preserve">easy to incorporate </w:t>
      </w:r>
      <w:r w:rsidR="00536244" w:rsidRPr="00FC434F">
        <w:t>and</w:t>
      </w:r>
      <w:r w:rsidR="00DD3A48" w:rsidRPr="00FC434F">
        <w:t xml:space="preserve"> clarify the resulting recommendations. New data can be quickly and incrementally introduced. There is no need to consider the contents of the recommended items. </w:t>
      </w:r>
    </w:p>
    <w:p w14:paraId="7E99B823" w14:textId="5FDE029B" w:rsidR="00F648AE" w:rsidRPr="00FC434F" w:rsidRDefault="00DD3A48" w:rsidP="007B5C15">
      <w:r w:rsidRPr="00FC434F">
        <w:t>The disadvantage is that this entire process depends on human ratings and cannot be recommended for new users and products. Quality of recommendations decline when data set becomes massively huge and when the unobserved ratings increase.</w:t>
      </w:r>
    </w:p>
    <w:p w14:paraId="7F7413AE" w14:textId="77777777" w:rsidR="00D65AE9" w:rsidRPr="00FC434F" w:rsidRDefault="00D65AE9" w:rsidP="00205364">
      <w:pPr>
        <w:pStyle w:val="Heading3"/>
        <w:rPr>
          <w:u w:val="single"/>
        </w:rPr>
      </w:pPr>
      <w:bookmarkStart w:id="24" w:name="_Toc56765996"/>
      <w:r w:rsidRPr="00FC434F">
        <w:rPr>
          <w:u w:val="single"/>
        </w:rPr>
        <w:t>Similarity computation</w:t>
      </w:r>
      <w:bookmarkEnd w:id="24"/>
    </w:p>
    <w:p w14:paraId="2323EC41" w14:textId="0DE6EE24" w:rsidR="00953893" w:rsidRPr="00FC434F" w:rsidRDefault="00942632" w:rsidP="007B5C15">
      <w:pPr>
        <w:rPr>
          <w:rFonts w:ascii="Calibri" w:hAnsi="Calibri" w:cs="Calibri"/>
        </w:rPr>
      </w:pPr>
      <w:r w:rsidRPr="00FC434F">
        <w:t>N</w:t>
      </w:r>
      <w:r w:rsidR="00953893" w:rsidRPr="00FC434F">
        <w:t>eighbourhood</w:t>
      </w:r>
      <w:r w:rsidRPr="00FC434F">
        <w:t>-based CF</w:t>
      </w:r>
      <w:r w:rsidR="00953893" w:rsidRPr="00FC434F">
        <w:t xml:space="preserve"> utilises the following steps in calculating weight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FC434F">
        <w:t xml:space="preserve"> , reflecting </w:t>
      </w:r>
      <w:r w:rsidR="00953893" w:rsidRPr="00FC434F">
        <w:t>the interaction between two people,</w:t>
      </w:r>
      <m:oMath>
        <m:r>
          <w:rPr>
            <w:rFonts w:ascii="Cambria Math" w:hAnsi="Cambria Math"/>
          </w:rPr>
          <m:t xml:space="preserve"> i </m:t>
        </m:r>
      </m:oMath>
      <w:r w:rsidR="00B00561" w:rsidRPr="004758B0">
        <w:t>and</w:t>
      </w:r>
      <m:oMath>
        <m:r>
          <w:rPr>
            <w:rFonts w:ascii="Cambria Math" w:hAnsi="Cambria Math"/>
          </w:rPr>
          <m:t xml:space="preserve"> j</m:t>
        </m:r>
      </m:oMath>
      <w:r w:rsidR="00953893" w:rsidRPr="00FC434F">
        <w:t xml:space="preserve">; </w:t>
      </w:r>
      <w:r w:rsidR="00101758" w:rsidRPr="00FC434F">
        <w:t>(1) Provide the user’s prediction</w:t>
      </w:r>
      <w:r w:rsidR="00953893" w:rsidRPr="00FC434F">
        <w:t xml:space="preserve"> by taking a we</w:t>
      </w:r>
      <w:r w:rsidR="00101758" w:rsidRPr="00FC434F">
        <w:t>ighted average of both users or users’ ratings</w:t>
      </w:r>
      <w:r w:rsidR="00953893" w:rsidRPr="00FC434F">
        <w:t xml:space="preserve">. If the errand is to make a top-N recommendation, we have to consider the most comparable consumers or products after </w:t>
      </w:r>
      <w:r w:rsidR="00953893" w:rsidRPr="00FC434F">
        <w:lastRenderedPageBreak/>
        <w:t>computing the comparisons, at that point</w:t>
      </w:r>
      <w:r w:rsidR="00F175C5" w:rsidRPr="00FC434F">
        <w:t>,</w:t>
      </w:r>
      <w:r w:rsidR="00953893" w:rsidRPr="00FC434F">
        <w:t xml:space="preserve"> </w:t>
      </w:r>
      <w:r w:rsidR="00F175C5" w:rsidRPr="00FC434F">
        <w:t>aggregate the neighbours to promote</w:t>
      </w:r>
      <w:r w:rsidR="00953893" w:rsidRPr="00FC434F">
        <w:t xml:space="preserve"> the foremost visited items as the suggestions </w:t>
      </w:r>
      <w:r w:rsidR="00953893" w:rsidRPr="00FC434F">
        <w:rPr>
          <w:rFonts w:ascii="Calibri" w:hAnsi="Calibri" w:cs="Calibri"/>
        </w:rPr>
        <w:t>(Su &amp; Khoshgoftaar 2009)</w:t>
      </w:r>
      <w:r w:rsidR="005005A1" w:rsidRPr="00FC434F">
        <w:rPr>
          <w:rFonts w:ascii="Calibri" w:hAnsi="Calibri" w:cs="Calibri"/>
        </w:rPr>
        <w:t>.</w:t>
      </w:r>
    </w:p>
    <w:p w14:paraId="7A13FE81" w14:textId="0343AD53" w:rsidR="00953893" w:rsidRPr="00FC434F" w:rsidRDefault="003A738A" w:rsidP="007B5C15">
      <w:r w:rsidRPr="00FC434F">
        <w:t xml:space="preserve">A basic step in memory-based collaborative filtering algorithms is the similarity calculation between items or users. </w:t>
      </w:r>
      <w:r w:rsidR="00953893" w:rsidRPr="00FC434F">
        <w:t>For item-based collaborative filtering algorithms, the fundament</w:t>
      </w:r>
      <w:r w:rsidRPr="00FC434F">
        <w:t xml:space="preserve">al thought between two items, </w:t>
      </w:r>
      <m:oMath>
        <m:r>
          <w:rPr>
            <w:rFonts w:ascii="Cambria Math" w:hAnsi="Cambria Math"/>
          </w:rPr>
          <m:t>i</m:t>
        </m:r>
      </m:oMath>
      <w:r w:rsidRPr="00FC434F">
        <w:t xml:space="preserve"> and </w:t>
      </w:r>
      <m:oMath>
        <m:r>
          <w:rPr>
            <w:rFonts w:ascii="Cambria Math" w:hAnsi="Cambria Math"/>
          </w:rPr>
          <m:t>j</m:t>
        </m:r>
      </m:oMath>
      <w:r w:rsidR="00953893" w:rsidRPr="00FC434F">
        <w:t xml:space="preserve"> is</w:t>
      </w:r>
      <w:r w:rsidRPr="00FC434F">
        <w:t xml:space="preserve"> to start working on the users who rated both items and then calculate similarity</w:t>
      </w:r>
      <w:r w:rsidR="00953893" w:rsidRPr="00FC434F">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FC434F">
        <w:t>,</w:t>
      </w:r>
      <w:r w:rsidR="00953893" w:rsidRPr="00FC434F">
        <w:t xml:space="preserve"> between the </w:t>
      </w:r>
      <w:r w:rsidR="00C43B54" w:rsidRPr="00FC434F">
        <w:t>co-rated items of the user</w:t>
      </w:r>
      <w:r w:rsidR="00105165" w:rsidRPr="00FC434F">
        <w:t>s</w:t>
      </w:r>
      <w:r w:rsidR="00953893" w:rsidRPr="00FC434F">
        <w:t xml:space="preserve">. </w:t>
      </w:r>
    </w:p>
    <w:p w14:paraId="5E8E04FA" w14:textId="77253C6A" w:rsidR="00657722" w:rsidRPr="00FC434F" w:rsidRDefault="00953893" w:rsidP="007B5C15">
      <w:r w:rsidRPr="00FC434F">
        <w:t xml:space="preserve">For a user-based collaborative filtering algorithm, we start by calculating the similarity, </w:t>
      </w:r>
      <m:oMath>
        <m:sSub>
          <m:sSubPr>
            <m:ctrlPr>
              <w:rPr>
                <w:rFonts w:ascii="Cambria Math" w:hAnsi="Cambria Math"/>
                <w:i/>
              </w:rPr>
            </m:ctrlPr>
          </m:sSubPr>
          <m:e>
            <m:r>
              <w:rPr>
                <w:rFonts w:ascii="Cambria Math" w:hAnsi="Cambria Math"/>
              </w:rPr>
              <m:t>w</m:t>
            </m:r>
          </m:e>
          <m:sub>
            <m:r>
              <w:rPr>
                <w:rFonts w:ascii="Cambria Math" w:hAnsi="Cambria Math"/>
              </w:rPr>
              <m:t>u,v</m:t>
            </m:r>
          </m:sub>
        </m:sSub>
      </m:oMath>
      <w:r w:rsidRPr="00FC434F">
        <w:t xml:space="preserve"> between the user</w:t>
      </w:r>
      <w:r w:rsidR="00C43B54" w:rsidRPr="00FC434F">
        <w:t xml:space="preserve">s </w:t>
      </w:r>
      <m:oMath>
        <m:r>
          <w:rPr>
            <w:rFonts w:ascii="Cambria Math" w:hAnsi="Cambria Math"/>
          </w:rPr>
          <m:t>u</m:t>
        </m:r>
      </m:oMath>
      <w:r w:rsidR="00C43B54" w:rsidRPr="00FC434F">
        <w:t xml:space="preserve"> </w:t>
      </w:r>
      <w:r w:rsidR="00B96059" w:rsidRPr="00FC434F">
        <w:t>and</w:t>
      </w:r>
      <m:oMath>
        <m:r>
          <w:rPr>
            <w:rFonts w:ascii="Cambria Math" w:hAnsi="Cambria Math"/>
          </w:rPr>
          <m:t xml:space="preserve"> v</m:t>
        </m:r>
      </m:oMath>
      <w:r w:rsidR="00D0071B" w:rsidRPr="00FC434F">
        <w:t>. G</w:t>
      </w:r>
      <w:r w:rsidR="00B96059" w:rsidRPr="00FC434F">
        <w:t>iven</w:t>
      </w:r>
      <w:r w:rsidR="00657722" w:rsidRPr="00FC434F">
        <w:t xml:space="preserve"> </w:t>
      </w:r>
      <m:oMath>
        <m:r>
          <w:rPr>
            <w:rFonts w:ascii="Cambria Math" w:hAnsi="Cambria Math"/>
          </w:rPr>
          <m:t xml:space="preserve">n×m </m:t>
        </m:r>
      </m:oMath>
      <w:r w:rsidR="00657722" w:rsidRPr="00FC434F">
        <w:t xml:space="preserve">matrix of </w:t>
      </w:r>
      <w:r w:rsidR="004C0D62" w:rsidRPr="00FC434F">
        <w:t>ratings, with</w:t>
      </w:r>
      <w:r w:rsidR="00657722" w:rsidRPr="00FC434F">
        <w:t xml:space="preserve"> user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,i=1,…n</m:t>
        </m:r>
      </m:oMath>
      <w:r w:rsidR="00657722" w:rsidRPr="00FC434F">
        <w:t xml:space="preserve"> and item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,j=1,…m.</m:t>
        </m:r>
      </m:oMath>
      <w:r w:rsidR="00B96059" w:rsidRPr="00FC434F">
        <w:t xml:space="preserve"> </w:t>
      </w:r>
      <w:r w:rsidR="004758B0">
        <w:t>T</w:t>
      </w:r>
      <w:r w:rsidR="00FF300A" w:rsidRPr="00FC434F">
        <w:t xml:space="preserve">he process </w:t>
      </w:r>
      <w:r w:rsidR="004758B0">
        <w:t>t</w:t>
      </w:r>
      <w:r w:rsidR="004758B0" w:rsidRPr="004758B0">
        <w:t xml:space="preserve">o predict the rating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oMath>
      <w:r w:rsidR="004758B0" w:rsidRPr="004758B0">
        <w:t xml:space="preserve">for a target user who did not rate item j </w:t>
      </w:r>
      <w:r w:rsidR="00FF300A" w:rsidRPr="00FC434F">
        <w:t xml:space="preserve">starts with calculating the similarities between target user </w:t>
      </w:r>
      <m:oMath>
        <m:r>
          <w:rPr>
            <w:rFonts w:ascii="Cambria Math" w:hAnsi="Cambria Math"/>
          </w:rPr>
          <m:t>i</m:t>
        </m:r>
      </m:oMath>
      <w:r w:rsidR="00FF300A" w:rsidRPr="00FC434F">
        <w:t xml:space="preserve"> and all other users, then picking the top X associated users, and taking the weighted average of ratings from the X users with similarities as weights.</w:t>
      </w:r>
      <w:r w:rsidR="004C0D62" w:rsidRPr="00FC434F">
        <w:t xml:space="preserve"> </w:t>
      </w:r>
    </w:p>
    <w:p w14:paraId="0961CA82" w14:textId="77777777" w:rsidR="004C0D62" w:rsidRPr="00FC434F" w:rsidRDefault="004758B0" w:rsidP="006D2477">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similaries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sSub>
                    <m:sSubPr>
                      <m:ctrlPr>
                        <w:rPr>
                          <w:rFonts w:ascii="Cambria Math" w:hAnsi="Cambria Math"/>
                          <w:i/>
                        </w:rPr>
                      </m:ctrlPr>
                    </m:sSubPr>
                    <m:e>
                      <m:r>
                        <w:rPr>
                          <w:rFonts w:ascii="Cambria Math" w:hAnsi="Cambria Math"/>
                        </w:rPr>
                        <m:t>r</m:t>
                      </m:r>
                    </m:e>
                    <m:sub>
                      <m:r>
                        <w:rPr>
                          <w:rFonts w:ascii="Cambria Math" w:hAnsi="Cambria Math"/>
                        </w:rPr>
                        <m:t>kj</m:t>
                      </m:r>
                    </m:sub>
                  </m:sSub>
                </m:e>
              </m:nary>
            </m:num>
            <m:den>
              <m:r>
                <w:rPr>
                  <w:rFonts w:ascii="Cambria Math" w:hAnsi="Cambria Math"/>
                </w:rPr>
                <m:t xml:space="preserve">number of ratings </m:t>
              </m:r>
            </m:den>
          </m:f>
        </m:oMath>
      </m:oMathPara>
    </w:p>
    <w:p w14:paraId="6B458AB7" w14:textId="1CFE4B68" w:rsidR="004C0D62" w:rsidRPr="00FC434F" w:rsidRDefault="00812343" w:rsidP="007B5C15">
      <w:r w:rsidRPr="00FC434F">
        <w:t xml:space="preserve">Eviwe and Isaiah give different </w:t>
      </w:r>
      <w:r w:rsidR="00D17507" w:rsidRPr="00FC434F">
        <w:t>ratings,</w:t>
      </w:r>
      <w:r w:rsidRPr="00FC434F">
        <w:t xml:space="preserve"> Eviwe might rate </w:t>
      </w:r>
      <w:r w:rsidR="000C39E6" w:rsidRPr="00FC434F">
        <w:t>higher. Isaiah</w:t>
      </w:r>
      <w:r w:rsidRPr="00FC434F">
        <w:t xml:space="preserve"> loves watching </w:t>
      </w:r>
      <w:r w:rsidR="009066F5" w:rsidRPr="00FC434F">
        <w:t>stand-up</w:t>
      </w:r>
      <w:r w:rsidRPr="00FC434F">
        <w:t xml:space="preserve"> comedy on YouTube but still dislike</w:t>
      </w:r>
      <w:r w:rsidR="00105165" w:rsidRPr="00FC434F">
        <w:t>s</w:t>
      </w:r>
      <w:r w:rsidRPr="00FC434F">
        <w:t xml:space="preserve"> the video after laughing.</w:t>
      </w:r>
      <w:r w:rsidR="009F3399" w:rsidRPr="00FC434F">
        <w:t xml:space="preserve"> To prevent this bias, when calculating the weighted average, we can deduct each user's average rating of all objects and add it back after computing</w:t>
      </w:r>
      <w:r w:rsidR="00C76A5F">
        <w:t xml:space="preserve"> </w:t>
      </w:r>
      <w:r w:rsidR="00C97323" w:rsidRPr="00C97323">
        <w:t>(Intro to Recommender Syste</w:t>
      </w:r>
      <w:r w:rsidR="00C97323">
        <w:t>m: Collaborative Filtering, 2018</w:t>
      </w:r>
      <w:r w:rsidR="00C97323" w:rsidRPr="00C97323">
        <w:t xml:space="preserve">) </w:t>
      </w:r>
      <w:r w:rsidR="009F3399" w:rsidRPr="00FC434F">
        <w:t>.</w:t>
      </w:r>
    </w:p>
    <w:p w14:paraId="65E77A74" w14:textId="77777777" w:rsidR="004C0D62" w:rsidRPr="00FC434F" w:rsidRDefault="004758B0" w:rsidP="006D2477">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similaries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sSub>
                    <m:sSubPr>
                      <m:ctrlPr>
                        <w:rPr>
                          <w:rFonts w:ascii="Cambria Math" w:hAnsi="Cambria Math"/>
                          <w:i/>
                        </w:rPr>
                      </m:ctrlPr>
                    </m:sSubPr>
                    <m:e>
                      <m:r>
                        <w:rPr>
                          <w:rFonts w:ascii="Cambria Math" w:hAnsi="Cambria Math"/>
                        </w:rPr>
                        <m:t>(r</m:t>
                      </m:r>
                    </m:e>
                    <m:sub>
                      <m:r>
                        <w:rPr>
                          <w:rFonts w:ascii="Cambria Math" w:hAnsi="Cambria Math"/>
                        </w:rPr>
                        <m:t>kj-</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ub>
                  </m:sSub>
                </m:e>
              </m:nary>
            </m:num>
            <m:den>
              <m:r>
                <w:rPr>
                  <w:rFonts w:ascii="Cambria Math" w:hAnsi="Cambria Math"/>
                </w:rPr>
                <m:t xml:space="preserve">number of ratings </m:t>
              </m:r>
            </m:den>
          </m:f>
        </m:oMath>
      </m:oMathPara>
    </w:p>
    <w:p w14:paraId="61BA9118" w14:textId="60864A3F" w:rsidR="006D2477" w:rsidRPr="00FC434F" w:rsidRDefault="006D2477" w:rsidP="008E6207">
      <w:pPr>
        <w:pStyle w:val="Heading6"/>
      </w:pPr>
      <w:r w:rsidRPr="00FC434F">
        <w:t xml:space="preserve">Correlation-Based Similarity </w:t>
      </w:r>
    </w:p>
    <w:p w14:paraId="4D5D22DB" w14:textId="38BD90CE" w:rsidR="006D2477" w:rsidRPr="00FC434F" w:rsidRDefault="007F6151" w:rsidP="007B5C15">
      <w:r w:rsidRPr="00FC434F">
        <w:t xml:space="preserve">Here,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E17513" w:rsidRPr="00FC434F">
        <w:t xml:space="preserve">, which is the </w:t>
      </w:r>
      <w:r w:rsidR="002E7053">
        <w:t xml:space="preserve">distance between </w:t>
      </w:r>
      <w:r w:rsidR="006D2477" w:rsidRPr="00FC434F">
        <w:t xml:space="preserve">items </w:t>
      </w:r>
      <m:oMath>
        <m:r>
          <w:rPr>
            <w:rFonts w:ascii="Cambria Math" w:hAnsi="Cambria Math"/>
          </w:rPr>
          <m:t>i</m:t>
        </m:r>
      </m:oMath>
      <w:r w:rsidR="009066F5" w:rsidRPr="00FC434F">
        <w:t xml:space="preserve"> and </w:t>
      </w:r>
      <m:oMath>
        <m:r>
          <w:rPr>
            <w:rFonts w:ascii="Cambria Math" w:hAnsi="Cambria Math"/>
          </w:rPr>
          <m:t>j</m:t>
        </m:r>
      </m:oMath>
      <w:r w:rsidR="009066F5" w:rsidRPr="00FC434F">
        <w:t>,</w:t>
      </w:r>
      <w:r w:rsidR="00E17513" w:rsidRPr="00FC434F">
        <w:t xml:space="preserve"> is calculated</w:t>
      </w:r>
      <w:r w:rsidR="009066F5" w:rsidRPr="00FC434F">
        <w:t xml:space="preserve"> by working out</w:t>
      </w:r>
      <w:r w:rsidR="006D2477" w:rsidRPr="00FC434F">
        <w:t xml:space="preserve"> the Pearson correlation.</w:t>
      </w:r>
    </w:p>
    <w:p w14:paraId="090EFCEF" w14:textId="1ADB3173" w:rsidR="006D2477" w:rsidRPr="00FC434F" w:rsidRDefault="006D2477" w:rsidP="007B5C15">
      <w:r w:rsidRPr="00FC434F">
        <w:t xml:space="preserve">Pearson correlation measures </w:t>
      </w:r>
      <w:r w:rsidR="009066F5" w:rsidRPr="00FC434F">
        <w:t>two variables which relate linearly to one another</w:t>
      </w:r>
      <w:r w:rsidRPr="00FC434F">
        <w:t xml:space="preserve">. For the </w:t>
      </w:r>
      <w:r w:rsidR="00D17507" w:rsidRPr="00FC434F">
        <w:t>user-based</w:t>
      </w:r>
      <w:r w:rsidR="006F3D17" w:rsidRPr="00FC434F">
        <w:t xml:space="preserve"> method, t</w:t>
      </w:r>
      <w:r w:rsidRPr="00FC434F">
        <w:t>he Pearson correl</w:t>
      </w:r>
      <w:r w:rsidR="006F3D17" w:rsidRPr="00FC434F">
        <w:t xml:space="preserve">ation between users </w:t>
      </w:r>
      <m:oMath>
        <m:r>
          <w:rPr>
            <w:rFonts w:ascii="Cambria Math" w:hAnsi="Cambria Math"/>
          </w:rPr>
          <m:t>u</m:t>
        </m:r>
      </m:oMath>
      <w:r w:rsidR="006F3D17" w:rsidRPr="00FC434F">
        <w:t xml:space="preserve"> and </w:t>
      </w:r>
      <m:oMath>
        <m:r>
          <w:rPr>
            <w:rFonts w:ascii="Cambria Math" w:hAnsi="Cambria Math"/>
          </w:rPr>
          <m:t>v</m:t>
        </m:r>
      </m:oMath>
      <w:r w:rsidR="006F3D17" w:rsidRPr="00FC434F">
        <w:t xml:space="preserve"> is,</w:t>
      </w:r>
      <w:r w:rsidRPr="00FC434F">
        <w:t xml:space="preserve"> </w:t>
      </w:r>
    </w:p>
    <w:p w14:paraId="1F0A1A58" w14:textId="77777777" w:rsidR="006D2477" w:rsidRPr="00FC434F" w:rsidRDefault="004758B0" w:rsidP="006D2477">
      <m:oMathPara>
        <m:oMath>
          <m:sSub>
            <m:sSubPr>
              <m:ctrlPr>
                <w:rPr>
                  <w:rFonts w:ascii="Cambria Math" w:hAnsi="Cambria Math"/>
                  <w:i/>
                </w:rPr>
              </m:ctrlPr>
            </m:sSubPr>
            <m:e>
              <m: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cs="Minion-Regular"/>
                  <w:szCs w:val="24"/>
                </w:rPr>
              </m:ctrlPr>
            </m:fPr>
            <m:num>
              <m:nary>
                <m:naryPr>
                  <m:chr m:val="∑"/>
                  <m:limLoc m:val="undOvr"/>
                  <m:supHide m:val="1"/>
                  <m:ctrlPr>
                    <w:rPr>
                      <w:rFonts w:ascii="Cambria Math" w:hAnsi="Cambria Math" w:cs="Minion-Regular"/>
                      <w:szCs w:val="24"/>
                    </w:rPr>
                  </m:ctrlPr>
                </m:naryPr>
                <m:sub>
                  <m:r>
                    <m:rPr>
                      <m:sty m:val="p"/>
                    </m:rPr>
                    <w:rPr>
                      <w:rFonts w:ascii="Cambria Math" w:hAnsi="Cambria Math" w:cs="Minion-Regular"/>
                    </w:rPr>
                    <m:t>i∈I</m:t>
                  </m:r>
                </m:sub>
                <m:sup/>
                <m:e>
                  <m:d>
                    <m:dPr>
                      <m:ctrlPr>
                        <w:rPr>
                          <w:rFonts w:ascii="Cambria Math" w:hAnsi="Cambria Math" w:cs="Minion-Regular"/>
                          <w:szCs w:val="24"/>
                        </w:rPr>
                      </m:ctrlPr>
                    </m:dPr>
                    <m:e>
                      <m:sSub>
                        <m:sSubPr>
                          <m:ctrlPr>
                            <w:rPr>
                              <w:rFonts w:ascii="Cambria Math" w:hAnsi="Cambria Math" w:cs="Minion-Regular"/>
                              <w:szCs w:val="24"/>
                            </w:rPr>
                          </m:ctrlPr>
                        </m:sSubPr>
                        <m:e>
                          <m:r>
                            <m:rPr>
                              <m:sty m:val="p"/>
                            </m:rPr>
                            <w:rPr>
                              <w:rFonts w:ascii="Cambria Math" w:hAnsi="Cambria Math" w:cs="Minion-Regular"/>
                            </w:rPr>
                            <m:t>r</m:t>
                          </m:r>
                        </m:e>
                        <m:sub>
                          <m:r>
                            <m:rPr>
                              <m:sty m:val="p"/>
                            </m:rPr>
                            <w:rPr>
                              <w:rFonts w:ascii="Cambria Math" w:hAnsi="Cambria Math" w:cs="Minion-Regular"/>
                            </w:rPr>
                            <m:t>u,i</m:t>
                          </m:r>
                        </m:sub>
                      </m:sSub>
                      <m:r>
                        <m:rPr>
                          <m:sty m:val="p"/>
                        </m:rPr>
                        <w:rPr>
                          <w:rFonts w:ascii="Cambria Math" w:hAnsi="Cambria Math" w:cs="Minion-Regular"/>
                        </w:rPr>
                        <m:t xml:space="preserve"> -</m:t>
                      </m:r>
                      <m:sSub>
                        <m:sSubPr>
                          <m:ctrlPr>
                            <w:rPr>
                              <w:rFonts w:ascii="Cambria Math" w:hAnsi="Cambria Math" w:cs="Minion-Regular"/>
                              <w:szCs w:val="24"/>
                            </w:rPr>
                          </m:ctrlPr>
                        </m:sSubPr>
                        <m:e>
                          <m:acc>
                            <m:accPr>
                              <m:chr m:val="̅"/>
                              <m:ctrlPr>
                                <w:rPr>
                                  <w:rFonts w:ascii="Cambria Math" w:hAnsi="Cambria Math" w:cs="Minion-Regular"/>
                                  <w:szCs w:val="24"/>
                                </w:rPr>
                              </m:ctrlPr>
                            </m:accPr>
                            <m:e>
                              <m:r>
                                <m:rPr>
                                  <m:sty m:val="p"/>
                                </m:rPr>
                                <w:rPr>
                                  <w:rFonts w:ascii="Cambria Math" w:hAnsi="Cambria Math" w:cs="Minion-Regular"/>
                                </w:rPr>
                                <m:t>r</m:t>
                              </m:r>
                            </m:e>
                          </m:acc>
                        </m:e>
                        <m:sub>
                          <m:r>
                            <m:rPr>
                              <m:sty m:val="p"/>
                            </m:rPr>
                            <w:rPr>
                              <w:rFonts w:ascii="Cambria Math" w:hAnsi="Cambria Math" w:cs="Minion-Regular"/>
                            </w:rPr>
                            <m:t>u</m:t>
                          </m:r>
                        </m:sub>
                      </m:sSub>
                    </m:e>
                  </m:d>
                </m:e>
              </m:nary>
              <m:r>
                <m:rPr>
                  <m:sty m:val="p"/>
                </m:rPr>
                <w:rPr>
                  <w:rFonts w:ascii="Cambria Math" w:hAnsi="Cambria Math" w:cs="Minion-Regular"/>
                </w:rPr>
                <m:t>(</m:t>
              </m:r>
              <m:sSub>
                <m:sSubPr>
                  <m:ctrlPr>
                    <w:rPr>
                      <w:rFonts w:ascii="Cambria Math" w:hAnsi="Cambria Math" w:cs="Minion-Regular"/>
                      <w:szCs w:val="24"/>
                    </w:rPr>
                  </m:ctrlPr>
                </m:sSubPr>
                <m:e>
                  <m:r>
                    <m:rPr>
                      <m:sty m:val="p"/>
                    </m:rPr>
                    <w:rPr>
                      <w:rFonts w:ascii="Cambria Math" w:hAnsi="Cambria Math" w:cs="Minion-Regular"/>
                    </w:rPr>
                    <m:t>r</m:t>
                  </m:r>
                </m:e>
                <m:sub>
                  <m:r>
                    <m:rPr>
                      <m:sty m:val="p"/>
                    </m:rPr>
                    <w:rPr>
                      <w:rFonts w:ascii="Cambria Math" w:hAnsi="Cambria Math" w:cs="Minion-Regular"/>
                    </w:rPr>
                    <m:t>v,i</m:t>
                  </m:r>
                </m:sub>
              </m:sSub>
              <m:r>
                <m:rPr>
                  <m:sty m:val="p"/>
                </m:rPr>
                <w:rPr>
                  <w:rFonts w:ascii="Cambria Math" w:hAnsi="Cambria Math" w:cs="Minion-Regular"/>
                </w:rPr>
                <m:t xml:space="preserve"> -</m:t>
              </m:r>
              <m:sSub>
                <m:sSubPr>
                  <m:ctrlPr>
                    <w:rPr>
                      <w:rFonts w:ascii="Cambria Math" w:hAnsi="Cambria Math" w:cs="Minion-Regular"/>
                      <w:szCs w:val="24"/>
                    </w:rPr>
                  </m:ctrlPr>
                </m:sSubPr>
                <m:e>
                  <m:acc>
                    <m:accPr>
                      <m:chr m:val="̅"/>
                      <m:ctrlPr>
                        <w:rPr>
                          <w:rFonts w:ascii="Cambria Math" w:hAnsi="Cambria Math" w:cs="Minion-Regular"/>
                          <w:szCs w:val="24"/>
                        </w:rPr>
                      </m:ctrlPr>
                    </m:accPr>
                    <m:e>
                      <m:r>
                        <m:rPr>
                          <m:sty m:val="p"/>
                        </m:rPr>
                        <w:rPr>
                          <w:rFonts w:ascii="Cambria Math" w:hAnsi="Cambria Math" w:cs="Minion-Regular"/>
                        </w:rPr>
                        <m:t>r</m:t>
                      </m:r>
                    </m:e>
                  </m:acc>
                </m:e>
                <m:sub>
                  <m:r>
                    <m:rPr>
                      <m:sty m:val="p"/>
                    </m:rPr>
                    <w:rPr>
                      <w:rFonts w:ascii="Cambria Math" w:hAnsi="Cambria Math" w:cs="Minion-Regular"/>
                    </w:rPr>
                    <m:t>v</m:t>
                  </m:r>
                </m:sub>
              </m:sSub>
              <m:r>
                <m:rPr>
                  <m:sty m:val="p"/>
                </m:rPr>
                <w:rPr>
                  <w:rFonts w:ascii="Cambria Math" w:hAnsi="Cambria Math" w:cs="Minion-Regular"/>
                </w:rPr>
                <m:t>)</m:t>
              </m:r>
            </m:num>
            <m:den>
              <m:rad>
                <m:radPr>
                  <m:degHide m:val="1"/>
                  <m:ctrlPr>
                    <w:rPr>
                      <w:rFonts w:ascii="Cambria Math" w:hAnsi="Cambria Math" w:cs="Minion-Regular"/>
                      <w:szCs w:val="24"/>
                    </w:rPr>
                  </m:ctrlPr>
                </m:radPr>
                <m:deg/>
                <m:e>
                  <m:nary>
                    <m:naryPr>
                      <m:chr m:val="∑"/>
                      <m:limLoc m:val="subSup"/>
                      <m:supHide m:val="1"/>
                      <m:ctrlPr>
                        <w:rPr>
                          <w:rFonts w:ascii="Cambria Math" w:hAnsi="Cambria Math" w:cs="Minion-Regular"/>
                          <w:szCs w:val="24"/>
                        </w:rPr>
                      </m:ctrlPr>
                    </m:naryPr>
                    <m:sub>
                      <m:r>
                        <m:rPr>
                          <m:sty m:val="p"/>
                        </m:rPr>
                        <w:rPr>
                          <w:rFonts w:ascii="Cambria Math" w:hAnsi="Cambria Math" w:cs="Minion-Regular"/>
                        </w:rPr>
                        <m:t>i∈I</m:t>
                      </m:r>
                    </m:sub>
                    <m:sup/>
                    <m:e>
                      <m:sSup>
                        <m:sSupPr>
                          <m:ctrlPr>
                            <w:rPr>
                              <w:rFonts w:ascii="Cambria Math" w:hAnsi="Cambria Math" w:cs="Minion-Regular"/>
                              <w:szCs w:val="24"/>
                            </w:rPr>
                          </m:ctrlPr>
                        </m:sSupPr>
                        <m:e>
                          <m:d>
                            <m:dPr>
                              <m:ctrlPr>
                                <w:rPr>
                                  <w:rFonts w:ascii="Cambria Math" w:hAnsi="Cambria Math" w:cs="Minion-Regular"/>
                                  <w:szCs w:val="24"/>
                                </w:rPr>
                              </m:ctrlPr>
                            </m:dPr>
                            <m:e>
                              <m:sSub>
                                <m:sSubPr>
                                  <m:ctrlPr>
                                    <w:rPr>
                                      <w:rFonts w:ascii="Cambria Math" w:hAnsi="Cambria Math" w:cs="Minion-Regular"/>
                                      <w:szCs w:val="24"/>
                                    </w:rPr>
                                  </m:ctrlPr>
                                </m:sSubPr>
                                <m:e>
                                  <m:r>
                                    <m:rPr>
                                      <m:sty m:val="p"/>
                                    </m:rPr>
                                    <w:rPr>
                                      <w:rFonts w:ascii="Cambria Math" w:hAnsi="Cambria Math" w:cs="Minion-Regular"/>
                                    </w:rPr>
                                    <m:t>r</m:t>
                                  </m:r>
                                </m:e>
                                <m:sub>
                                  <m:r>
                                    <m:rPr>
                                      <m:sty m:val="p"/>
                                    </m:rPr>
                                    <w:rPr>
                                      <w:rFonts w:ascii="Cambria Math" w:hAnsi="Cambria Math" w:cs="Minion-Regular"/>
                                    </w:rPr>
                                    <m:t>u,i</m:t>
                                  </m:r>
                                </m:sub>
                              </m:sSub>
                              <m:r>
                                <m:rPr>
                                  <m:sty m:val="p"/>
                                </m:rPr>
                                <w:rPr>
                                  <w:rFonts w:ascii="Cambria Math" w:hAnsi="Cambria Math" w:cs="Minion-Regular"/>
                                </w:rPr>
                                <m:t>-</m:t>
                              </m:r>
                              <m:sSub>
                                <m:sSubPr>
                                  <m:ctrlPr>
                                    <w:rPr>
                                      <w:rFonts w:ascii="Cambria Math" w:hAnsi="Cambria Math" w:cs="Minion-Regular"/>
                                      <w:szCs w:val="24"/>
                                    </w:rPr>
                                  </m:ctrlPr>
                                </m:sSubPr>
                                <m:e>
                                  <m:acc>
                                    <m:accPr>
                                      <m:chr m:val="̅"/>
                                      <m:ctrlPr>
                                        <w:rPr>
                                          <w:rFonts w:ascii="Cambria Math" w:hAnsi="Cambria Math" w:cs="Minion-Regular"/>
                                          <w:szCs w:val="24"/>
                                        </w:rPr>
                                      </m:ctrlPr>
                                    </m:accPr>
                                    <m:e>
                                      <m:r>
                                        <m:rPr>
                                          <m:sty m:val="p"/>
                                        </m:rPr>
                                        <w:rPr>
                                          <w:rFonts w:ascii="Cambria Math" w:hAnsi="Cambria Math" w:cs="Minion-Regular"/>
                                        </w:rPr>
                                        <m:t>r</m:t>
                                      </m:r>
                                    </m:e>
                                  </m:acc>
                                </m:e>
                                <m:sub>
                                  <m:r>
                                    <m:rPr>
                                      <m:sty m:val="p"/>
                                    </m:rPr>
                                    <w:rPr>
                                      <w:rFonts w:ascii="Cambria Math" w:hAnsi="Cambria Math" w:cs="Minion-Regular"/>
                                    </w:rPr>
                                    <m:t>u</m:t>
                                  </m:r>
                                </m:sub>
                              </m:sSub>
                            </m:e>
                          </m:d>
                        </m:e>
                        <m:sup>
                          <m:r>
                            <m:rPr>
                              <m:sty m:val="p"/>
                            </m:rPr>
                            <w:rPr>
                              <w:rFonts w:ascii="Cambria Math" w:hAnsi="Cambria Math" w:cs="Minion-Regular"/>
                            </w:rPr>
                            <m:t>2</m:t>
                          </m:r>
                        </m:sup>
                      </m:sSup>
                    </m:e>
                  </m:nary>
                </m:e>
              </m:rad>
              <m:r>
                <m:rPr>
                  <m:sty m:val="p"/>
                </m:rPr>
                <w:rPr>
                  <w:rFonts w:ascii="Cambria Math" w:hAnsi="Cambria Math" w:cs="Minion-Regular"/>
                </w:rPr>
                <m:t xml:space="preserve"> </m:t>
              </m:r>
              <m:rad>
                <m:radPr>
                  <m:degHide m:val="1"/>
                  <m:ctrlPr>
                    <w:rPr>
                      <w:rFonts w:ascii="Cambria Math" w:hAnsi="Cambria Math" w:cs="Minion-Regular"/>
                      <w:szCs w:val="24"/>
                    </w:rPr>
                  </m:ctrlPr>
                </m:radPr>
                <m:deg/>
                <m:e>
                  <m:nary>
                    <m:naryPr>
                      <m:chr m:val="∑"/>
                      <m:limLoc m:val="subSup"/>
                      <m:supHide m:val="1"/>
                      <m:ctrlPr>
                        <w:rPr>
                          <w:rFonts w:ascii="Cambria Math" w:hAnsi="Cambria Math" w:cs="Minion-Regular"/>
                          <w:szCs w:val="24"/>
                        </w:rPr>
                      </m:ctrlPr>
                    </m:naryPr>
                    <m:sub>
                      <m:r>
                        <m:rPr>
                          <m:sty m:val="p"/>
                        </m:rPr>
                        <w:rPr>
                          <w:rFonts w:ascii="Cambria Math" w:hAnsi="Cambria Math" w:cs="Minion-Regular"/>
                        </w:rPr>
                        <m:t>i∈I</m:t>
                      </m:r>
                    </m:sub>
                    <m:sup/>
                    <m:e>
                      <m:sSup>
                        <m:sSupPr>
                          <m:ctrlPr>
                            <w:rPr>
                              <w:rFonts w:ascii="Cambria Math" w:hAnsi="Cambria Math" w:cs="Minion-Regular"/>
                              <w:szCs w:val="24"/>
                            </w:rPr>
                          </m:ctrlPr>
                        </m:sSupPr>
                        <m:e>
                          <m:d>
                            <m:dPr>
                              <m:ctrlPr>
                                <w:rPr>
                                  <w:rFonts w:ascii="Cambria Math" w:hAnsi="Cambria Math" w:cs="Minion-Regular"/>
                                  <w:szCs w:val="24"/>
                                </w:rPr>
                              </m:ctrlPr>
                            </m:dPr>
                            <m:e>
                              <m:sSub>
                                <m:sSubPr>
                                  <m:ctrlPr>
                                    <w:rPr>
                                      <w:rFonts w:ascii="Cambria Math" w:hAnsi="Cambria Math" w:cs="Minion-Regular"/>
                                      <w:szCs w:val="24"/>
                                    </w:rPr>
                                  </m:ctrlPr>
                                </m:sSubPr>
                                <m:e>
                                  <m:r>
                                    <m:rPr>
                                      <m:sty m:val="p"/>
                                    </m:rPr>
                                    <w:rPr>
                                      <w:rFonts w:ascii="Cambria Math" w:hAnsi="Cambria Math" w:cs="Minion-Regular"/>
                                    </w:rPr>
                                    <m:t>r</m:t>
                                  </m:r>
                                </m:e>
                                <m:sub>
                                  <m:r>
                                    <m:rPr>
                                      <m:sty m:val="p"/>
                                    </m:rPr>
                                    <w:rPr>
                                      <w:rFonts w:ascii="Cambria Math" w:hAnsi="Cambria Math" w:cs="Minion-Regular"/>
                                    </w:rPr>
                                    <m:t>v,i</m:t>
                                  </m:r>
                                </m:sub>
                              </m:sSub>
                              <m:r>
                                <m:rPr>
                                  <m:sty m:val="p"/>
                                </m:rPr>
                                <w:rPr>
                                  <w:rFonts w:ascii="Cambria Math" w:hAnsi="Cambria Math" w:cs="Minion-Regular"/>
                                </w:rPr>
                                <m:t>-</m:t>
                              </m:r>
                              <m:sSub>
                                <m:sSubPr>
                                  <m:ctrlPr>
                                    <w:rPr>
                                      <w:rFonts w:ascii="Cambria Math" w:hAnsi="Cambria Math" w:cs="Minion-Regular"/>
                                      <w:szCs w:val="24"/>
                                    </w:rPr>
                                  </m:ctrlPr>
                                </m:sSubPr>
                                <m:e>
                                  <m:acc>
                                    <m:accPr>
                                      <m:chr m:val="̅"/>
                                      <m:ctrlPr>
                                        <w:rPr>
                                          <w:rFonts w:ascii="Cambria Math" w:hAnsi="Cambria Math" w:cs="Minion-Regular"/>
                                          <w:szCs w:val="24"/>
                                        </w:rPr>
                                      </m:ctrlPr>
                                    </m:accPr>
                                    <m:e>
                                      <m:r>
                                        <m:rPr>
                                          <m:sty m:val="p"/>
                                        </m:rPr>
                                        <w:rPr>
                                          <w:rFonts w:ascii="Cambria Math" w:hAnsi="Cambria Math" w:cs="Minion-Regular"/>
                                        </w:rPr>
                                        <m:t>r</m:t>
                                      </m:r>
                                    </m:e>
                                  </m:acc>
                                </m:e>
                                <m:sub>
                                  <m:r>
                                    <m:rPr>
                                      <m:sty m:val="p"/>
                                    </m:rPr>
                                    <w:rPr>
                                      <w:rFonts w:ascii="Cambria Math" w:hAnsi="Cambria Math" w:cs="Minion-Regular"/>
                                    </w:rPr>
                                    <m:t>v</m:t>
                                  </m:r>
                                </m:sub>
                              </m:sSub>
                            </m:e>
                          </m:d>
                        </m:e>
                        <m:sup>
                          <m:r>
                            <m:rPr>
                              <m:sty m:val="p"/>
                            </m:rPr>
                            <w:rPr>
                              <w:rFonts w:ascii="Cambria Math" w:hAnsi="Cambria Math" w:cs="Minion-Regular"/>
                            </w:rPr>
                            <m:t>2</m:t>
                          </m:r>
                        </m:sup>
                      </m:sSup>
                    </m:e>
                  </m:nary>
                </m:e>
              </m:rad>
              <m:r>
                <m:rPr>
                  <m:sty m:val="p"/>
                </m:rPr>
                <w:rPr>
                  <w:rFonts w:ascii="Cambria Math" w:hAnsi="Cambria Math" w:cs="Minion-Regular"/>
                </w:rPr>
                <m:t xml:space="preserve"> </m:t>
              </m:r>
            </m:den>
          </m:f>
        </m:oMath>
      </m:oMathPara>
    </w:p>
    <w:p w14:paraId="06129FAF" w14:textId="7DBD4C36" w:rsidR="006D2477" w:rsidRPr="00FC434F" w:rsidRDefault="007C2D7B" w:rsidP="007B5C15">
      <w:r w:rsidRPr="00FC434F">
        <w:lastRenderedPageBreak/>
        <w:t>Where</w:t>
      </w:r>
      <w:r w:rsidR="006D2477" w:rsidRPr="00FC434F">
        <w:t xml:space="preserve"> the </w:t>
      </w:r>
      <m:oMath>
        <m:r>
          <w:rPr>
            <w:rStyle w:val="NoSpacingChar"/>
            <w:rFonts w:ascii="Cambria Math" w:hAnsi="Cambria Math"/>
          </w:rPr>
          <m:t xml:space="preserve">i </m:t>
        </m:r>
        <m:r>
          <w:rPr>
            <w:rStyle w:val="NoSpacingChar"/>
            <w:rFonts w:ascii="Cambria Math" w:hAnsi="Cambria Math" w:cs="Cambria Math"/>
          </w:rPr>
          <m:t>∈</m:t>
        </m:r>
        <m:r>
          <w:rPr>
            <w:rStyle w:val="NoSpacingChar"/>
            <w:rFonts w:ascii="Cambria Math" w:hAnsi="Cambria Math"/>
          </w:rPr>
          <m:t xml:space="preserve"> I</m:t>
        </m:r>
      </m:oMath>
      <w:r w:rsidR="006D2477" w:rsidRPr="00FC434F">
        <w:t xml:space="preserve"> sums </w:t>
      </w:r>
      <w:r w:rsidR="0037789C" w:rsidRPr="00FC434F">
        <w:t xml:space="preserve">over </w:t>
      </w:r>
      <w:r w:rsidR="006D2477" w:rsidRPr="00FC434F">
        <w:t>the</w:t>
      </w:r>
      <w:r w:rsidRPr="00FC434F">
        <w:t xml:space="preserve"> items</w:t>
      </w:r>
      <w:r w:rsidR="004B0300" w:rsidRPr="00FC434F">
        <w:t xml:space="preserve"> </w:t>
      </w:r>
      <m:oMath>
        <m:r>
          <w:rPr>
            <w:rFonts w:ascii="Cambria Math" w:hAnsi="Cambria Math"/>
          </w:rPr>
          <m:t>u</m:t>
        </m:r>
      </m:oMath>
      <w:r w:rsidR="004B0300" w:rsidRPr="00FC434F">
        <w:t xml:space="preserve"> and </w:t>
      </w:r>
      <m:oMath>
        <m:r>
          <w:rPr>
            <w:rFonts w:ascii="Cambria Math" w:hAnsi="Cambria Math"/>
          </w:rPr>
          <m:t>v</m:t>
        </m:r>
      </m:oMath>
      <w:r w:rsidR="004B0300" w:rsidRPr="00FC434F">
        <w:t xml:space="preserve"> have rated</w:t>
      </w:r>
      <w:r w:rsidR="00106BBB" w:rsidRPr="00FC434F">
        <w:t>,</w:t>
      </w:r>
      <w:r w:rsidR="004B0300" w:rsidRPr="00FC434F">
        <w:t xml:space="preserve"> and </w:t>
      </w:r>
      <m:oMath>
        <m:sSub>
          <m:sSubPr>
            <m:ctrlPr>
              <w:rPr>
                <w:rFonts w:ascii="Cambria Math" w:hAnsi="Cambria Math"/>
                <w:i/>
              </w:rPr>
            </m:ctrlPr>
          </m:sSubPr>
          <m:e>
            <m:r>
              <w:rPr>
                <w:rFonts w:ascii="Cambria Math" w:hAnsi="Cambria Math"/>
              </w:rPr>
              <m:t>r</m:t>
            </m:r>
          </m:e>
          <m:sub>
            <m:r>
              <w:rPr>
                <w:rFonts w:ascii="Cambria Math" w:hAnsi="Cambria Math"/>
              </w:rPr>
              <m:t>u</m:t>
            </m:r>
          </m:sub>
        </m:sSub>
      </m:oMath>
      <w:r w:rsidR="006D2477" w:rsidRPr="00FC434F">
        <w:t xml:space="preserve"> is the average rating of the co-rated items of the </w:t>
      </w:r>
      <m:oMath>
        <m:r>
          <w:rPr>
            <w:rFonts w:ascii="Cambria Math" w:hAnsi="Cambria Math"/>
          </w:rPr>
          <m:t>u</m:t>
        </m:r>
      </m:oMath>
      <w:r w:rsidR="006D2477" w:rsidRPr="00FC434F">
        <w:t xml:space="preserve"> user.</w:t>
      </w:r>
    </w:p>
    <w:p w14:paraId="646B5401" w14:textId="04D1287D" w:rsidR="006D2477" w:rsidRPr="00FC434F" w:rsidRDefault="00C4286A" w:rsidP="007B5C15">
      <w:r w:rsidRPr="00FC434F">
        <w:t>The Pearson Correlation f</w:t>
      </w:r>
      <w:r w:rsidR="006D2477" w:rsidRPr="00FC434F">
        <w:t>or the item-based algorithm</w:t>
      </w:r>
      <w:r w:rsidRPr="00FC434F">
        <w:t xml:space="preserve"> is shown below.</w:t>
      </w:r>
      <w:r w:rsidR="000550C5" w:rsidRPr="00FC434F">
        <w:t xml:space="preserve"> Where</w:t>
      </w:r>
      <w:r w:rsidR="006D2477" w:rsidRPr="00FC434F">
        <w:t xml:space="preserve"> </w:t>
      </w:r>
      <m:oMath>
        <m:sSub>
          <m:sSubPr>
            <m:ctrlPr>
              <w:rPr>
                <w:rFonts w:ascii="Cambria Math" w:hAnsi="Cambria Math"/>
                <w:i/>
              </w:rPr>
            </m:ctrlPr>
          </m:sSubPr>
          <m:e>
            <m:r>
              <w:rPr>
                <w:rFonts w:ascii="Cambria Math" w:hAnsi="Cambria Math"/>
              </w:rPr>
              <m:t>w</m:t>
            </m:r>
          </m:e>
          <m:sub>
            <m:r>
              <w:rPr>
                <w:rFonts w:ascii="Cambria Math" w:hAnsi="Cambria Math"/>
              </w:rPr>
              <m:t>u,v</m:t>
            </m:r>
          </m:sub>
        </m:sSub>
      </m:oMath>
      <w:r w:rsidRPr="00FC434F">
        <w:t xml:space="preserve"> </w:t>
      </w:r>
      <w:r w:rsidR="006D2477" w:rsidRPr="00FC434F">
        <w:t>denote</w:t>
      </w:r>
      <w:r w:rsidRPr="00FC434F">
        <w:t>s</w:t>
      </w:r>
      <w:r w:rsidR="006D2477" w:rsidRPr="00FC434F">
        <w:t xml:space="preserve"> the set of users </w:t>
      </w:r>
      <m:oMath>
        <m:r>
          <w:rPr>
            <w:rFonts w:ascii="Cambria Math" w:hAnsi="Cambria Math"/>
          </w:rPr>
          <m:t>u</m:t>
        </m:r>
        <m:r>
          <w:rPr>
            <w:rFonts w:ascii="Cambria Math" w:hAnsi="Cambria Math" w:cs="Cambria Math"/>
          </w:rPr>
          <m:t>∈</m:t>
        </m:r>
        <m:r>
          <w:rPr>
            <w:rFonts w:ascii="Cambria Math" w:hAnsi="Cambria Math"/>
          </w:rPr>
          <m:t>U</m:t>
        </m:r>
      </m:oMath>
      <w:r w:rsidR="00D17507" w:rsidRPr="00FC434F">
        <w:t xml:space="preserve"> who</w:t>
      </w:r>
      <w:r w:rsidRPr="00FC434F">
        <w:t xml:space="preserve"> rated both items </w:t>
      </w:r>
      <m:oMath>
        <m:r>
          <w:rPr>
            <w:rFonts w:ascii="Cambria Math" w:hAnsi="Cambria Math"/>
          </w:rPr>
          <m:t>i</m:t>
        </m:r>
      </m:oMath>
      <w:r w:rsidRPr="00FC434F">
        <w:t xml:space="preserve"> and </w:t>
      </w:r>
      <m:oMath>
        <m:r>
          <w:rPr>
            <w:rFonts w:ascii="Cambria Math" w:hAnsi="Cambria Math"/>
          </w:rPr>
          <m:t>j</m:t>
        </m:r>
      </m:oMath>
      <w:r w:rsidRPr="00FC434F">
        <w:t>.</w:t>
      </w:r>
    </w:p>
    <w:p w14:paraId="04829DC2" w14:textId="77777777" w:rsidR="006D2477" w:rsidRPr="00FC434F" w:rsidRDefault="004758B0" w:rsidP="006D2477">
      <m:oMathPara>
        <m:oMathParaPr>
          <m:jc m:val="left"/>
        </m:oMathParaPr>
        <m:oMath>
          <m:sSub>
            <m:sSubPr>
              <m:ctrlPr>
                <w:rPr>
                  <w:rFonts w:ascii="Cambria Math" w:hAnsi="Cambria Math" w:cs="Minion-Regular"/>
                  <w:i/>
                  <w:szCs w:val="24"/>
                </w:rPr>
              </m:ctrlPr>
            </m:sSubPr>
            <m:e>
              <m:r>
                <w:rPr>
                  <w:rFonts w:ascii="Cambria Math" w:hAnsi="Cambria Math" w:cs="Minion-Regular"/>
                </w:rPr>
                <m:t>pearson correlation: w</m:t>
              </m:r>
            </m:e>
            <m:sub>
              <m:r>
                <w:rPr>
                  <w:rFonts w:ascii="Cambria Math" w:hAnsi="Cambria Math" w:cs="Minion-Regular"/>
                </w:rPr>
                <m:t>u,v</m:t>
              </m:r>
            </m:sub>
          </m:sSub>
          <m:r>
            <w:rPr>
              <w:rFonts w:ascii="Cambria Math" w:hAnsi="Cambria Math" w:cs="Minion-Regular"/>
            </w:rPr>
            <m:t>=sim(</m:t>
          </m:r>
          <m:sSub>
            <m:sSubPr>
              <m:ctrlPr>
                <w:rPr>
                  <w:rFonts w:ascii="Cambria Math" w:hAnsi="Cambria Math" w:cs="Minion-Regular"/>
                  <w:i/>
                </w:rPr>
              </m:ctrlPr>
            </m:sSubPr>
            <m:e>
              <m:r>
                <w:rPr>
                  <w:rFonts w:ascii="Cambria Math" w:hAnsi="Cambria Math" w:cs="Minion-Regular"/>
                </w:rPr>
                <m:t>u</m:t>
              </m:r>
            </m:e>
            <m:sub>
              <m:r>
                <w:rPr>
                  <w:rFonts w:ascii="Cambria Math" w:hAnsi="Cambria Math" w:cs="Minion-Regular"/>
                </w:rPr>
                <m:t>i</m:t>
              </m:r>
            </m:sub>
          </m:sSub>
          <m:r>
            <w:rPr>
              <w:rFonts w:ascii="Cambria Math" w:hAnsi="Cambria Math" w:cs="Minion-Regular"/>
            </w:rPr>
            <m:t>,</m:t>
          </m:r>
          <m:sSub>
            <m:sSubPr>
              <m:ctrlPr>
                <w:rPr>
                  <w:rFonts w:ascii="Cambria Math" w:hAnsi="Cambria Math" w:cs="Minion-Regular"/>
                  <w:i/>
                </w:rPr>
              </m:ctrlPr>
            </m:sSubPr>
            <m:e>
              <m:r>
                <w:rPr>
                  <w:rFonts w:ascii="Cambria Math" w:hAnsi="Cambria Math" w:cs="Minion-Regular"/>
                </w:rPr>
                <m:t>u</m:t>
              </m:r>
            </m:e>
            <m:sub>
              <m:r>
                <w:rPr>
                  <w:rFonts w:ascii="Cambria Math" w:hAnsi="Cambria Math" w:cs="Minion-Regular"/>
                </w:rPr>
                <m:t>k</m:t>
              </m:r>
            </m:sub>
          </m:sSub>
          <m:r>
            <w:rPr>
              <w:rFonts w:ascii="Cambria Math" w:hAnsi="Cambria Math" w:cs="Minion-Regular"/>
            </w:rPr>
            <m:t>)=</m:t>
          </m:r>
          <m:f>
            <m:fPr>
              <m:ctrlPr>
                <w:rPr>
                  <w:rFonts w:ascii="Cambria Math" w:hAnsi="Cambria Math" w:cs="Minion-Regular"/>
                  <w:i/>
                  <w:szCs w:val="24"/>
                </w:rPr>
              </m:ctrlPr>
            </m:fPr>
            <m:num>
              <m:nary>
                <m:naryPr>
                  <m:chr m:val="∑"/>
                  <m:limLoc m:val="undOvr"/>
                  <m:supHide m:val="1"/>
                  <m:ctrlPr>
                    <w:rPr>
                      <w:rFonts w:ascii="Cambria Math" w:hAnsi="Cambria Math" w:cs="Minion-Regular"/>
                      <w:i/>
                      <w:szCs w:val="24"/>
                    </w:rPr>
                  </m:ctrlPr>
                </m:naryPr>
                <m:sub>
                  <m:r>
                    <w:rPr>
                      <w:rFonts w:ascii="Cambria Math" w:hAnsi="Cambria Math" w:cs="Minion-Regular"/>
                    </w:rPr>
                    <m:t>u∈U</m:t>
                  </m:r>
                </m:sub>
                <m:sup/>
                <m:e>
                  <m:d>
                    <m:dPr>
                      <m:ctrlPr>
                        <w:rPr>
                          <w:rFonts w:ascii="Cambria Math" w:hAnsi="Cambria Math" w:cs="Minion-Regular"/>
                          <w:i/>
                          <w:szCs w:val="24"/>
                        </w:rPr>
                      </m:ctrlPr>
                    </m:dPr>
                    <m:e>
                      <m:sSub>
                        <m:sSubPr>
                          <m:ctrlPr>
                            <w:rPr>
                              <w:rFonts w:ascii="Cambria Math" w:hAnsi="Cambria Math" w:cs="Minion-Regular"/>
                              <w:i/>
                              <w:szCs w:val="24"/>
                            </w:rPr>
                          </m:ctrlPr>
                        </m:sSubPr>
                        <m:e>
                          <m:r>
                            <w:rPr>
                              <w:rFonts w:ascii="Cambria Math" w:hAnsi="Cambria Math" w:cs="Minion-Regular"/>
                            </w:rPr>
                            <m:t>r</m:t>
                          </m:r>
                        </m:e>
                        <m:sub>
                          <m:r>
                            <w:rPr>
                              <w:rFonts w:ascii="Cambria Math" w:hAnsi="Cambria Math" w:cs="Minion-Regular"/>
                            </w:rPr>
                            <m:t>u,i</m:t>
                          </m:r>
                        </m:sub>
                      </m:sSub>
                      <m:r>
                        <w:rPr>
                          <w:rFonts w:ascii="Cambria Math" w:hAnsi="Cambria Math" w:cs="Minion-Regular"/>
                        </w:rPr>
                        <m:t xml:space="preserve"> -</m:t>
                      </m:r>
                      <m:sSub>
                        <m:sSubPr>
                          <m:ctrlPr>
                            <w:rPr>
                              <w:rFonts w:ascii="Cambria Math" w:hAnsi="Cambria Math" w:cs="Minion-Regular"/>
                              <w:i/>
                              <w:szCs w:val="24"/>
                            </w:rPr>
                          </m:ctrlPr>
                        </m:sSubPr>
                        <m:e>
                          <m:acc>
                            <m:accPr>
                              <m:chr m:val="̅"/>
                              <m:ctrlPr>
                                <w:rPr>
                                  <w:rFonts w:ascii="Cambria Math" w:hAnsi="Cambria Math" w:cs="Minion-Regular"/>
                                  <w:i/>
                                  <w:szCs w:val="24"/>
                                </w:rPr>
                              </m:ctrlPr>
                            </m:accPr>
                            <m:e>
                              <m:r>
                                <w:rPr>
                                  <w:rFonts w:ascii="Cambria Math" w:hAnsi="Cambria Math" w:cs="Minion-Regular"/>
                                </w:rPr>
                                <m:t>r</m:t>
                              </m:r>
                            </m:e>
                          </m:acc>
                        </m:e>
                        <m:sub>
                          <m:r>
                            <w:rPr>
                              <w:rFonts w:ascii="Cambria Math" w:hAnsi="Cambria Math" w:cs="Minion-Regular"/>
                            </w:rPr>
                            <m:t>i</m:t>
                          </m:r>
                        </m:sub>
                      </m:sSub>
                    </m:e>
                  </m:d>
                </m:e>
              </m:nary>
              <m:r>
                <w:rPr>
                  <w:rFonts w:ascii="Cambria Math" w:hAnsi="Cambria Math" w:cs="Minion-Regular"/>
                </w:rPr>
                <m:t>(</m:t>
              </m:r>
              <m:sSub>
                <m:sSubPr>
                  <m:ctrlPr>
                    <w:rPr>
                      <w:rFonts w:ascii="Cambria Math" w:hAnsi="Cambria Math" w:cs="Minion-Regular"/>
                      <w:i/>
                      <w:szCs w:val="24"/>
                    </w:rPr>
                  </m:ctrlPr>
                </m:sSubPr>
                <m:e>
                  <m:r>
                    <w:rPr>
                      <w:rFonts w:ascii="Cambria Math" w:hAnsi="Cambria Math" w:cs="Minion-Regular"/>
                    </w:rPr>
                    <m:t>r</m:t>
                  </m:r>
                </m:e>
                <m:sub>
                  <m:r>
                    <w:rPr>
                      <w:rFonts w:ascii="Cambria Math" w:hAnsi="Cambria Math" w:cs="Minion-Regular"/>
                    </w:rPr>
                    <m:t>u,j</m:t>
                  </m:r>
                </m:sub>
              </m:sSub>
              <m:r>
                <w:rPr>
                  <w:rFonts w:ascii="Cambria Math" w:hAnsi="Cambria Math" w:cs="Minion-Regular"/>
                </w:rPr>
                <m:t xml:space="preserve"> -</m:t>
              </m:r>
              <m:sSub>
                <m:sSubPr>
                  <m:ctrlPr>
                    <w:rPr>
                      <w:rFonts w:ascii="Cambria Math" w:hAnsi="Cambria Math" w:cs="Minion-Regular"/>
                      <w:i/>
                      <w:szCs w:val="24"/>
                    </w:rPr>
                  </m:ctrlPr>
                </m:sSubPr>
                <m:e>
                  <m:acc>
                    <m:accPr>
                      <m:chr m:val="̅"/>
                      <m:ctrlPr>
                        <w:rPr>
                          <w:rFonts w:ascii="Cambria Math" w:hAnsi="Cambria Math" w:cs="Minion-Regular"/>
                          <w:i/>
                          <w:szCs w:val="24"/>
                        </w:rPr>
                      </m:ctrlPr>
                    </m:accPr>
                    <m:e>
                      <m:r>
                        <w:rPr>
                          <w:rFonts w:ascii="Cambria Math" w:hAnsi="Cambria Math" w:cs="Minion-Regular"/>
                        </w:rPr>
                        <m:t>r</m:t>
                      </m:r>
                    </m:e>
                  </m:acc>
                </m:e>
                <m:sub>
                  <m:r>
                    <w:rPr>
                      <w:rFonts w:ascii="Cambria Math" w:hAnsi="Cambria Math" w:cs="Minion-Regular"/>
                    </w:rPr>
                    <m:t>j</m:t>
                  </m:r>
                </m:sub>
              </m:sSub>
              <m:r>
                <w:rPr>
                  <w:rFonts w:ascii="Cambria Math" w:hAnsi="Cambria Math" w:cs="Minion-Regular"/>
                </w:rPr>
                <m:t>)</m:t>
              </m:r>
            </m:num>
            <m:den>
              <m:rad>
                <m:radPr>
                  <m:degHide m:val="1"/>
                  <m:ctrlPr>
                    <w:rPr>
                      <w:rFonts w:ascii="Cambria Math" w:hAnsi="Cambria Math" w:cs="Minion-Regular"/>
                      <w:i/>
                      <w:szCs w:val="24"/>
                    </w:rPr>
                  </m:ctrlPr>
                </m:radPr>
                <m:deg/>
                <m:e>
                  <m:nary>
                    <m:naryPr>
                      <m:chr m:val="∑"/>
                      <m:limLoc m:val="subSup"/>
                      <m:supHide m:val="1"/>
                      <m:ctrlPr>
                        <w:rPr>
                          <w:rFonts w:ascii="Cambria Math" w:hAnsi="Cambria Math" w:cs="Minion-Regular"/>
                          <w:i/>
                          <w:szCs w:val="24"/>
                        </w:rPr>
                      </m:ctrlPr>
                    </m:naryPr>
                    <m:sub>
                      <m:r>
                        <w:rPr>
                          <w:rFonts w:ascii="Cambria Math" w:hAnsi="Cambria Math" w:cs="Minion-Regular"/>
                        </w:rPr>
                        <m:t>u∈U</m:t>
                      </m:r>
                    </m:sub>
                    <m:sup/>
                    <m:e>
                      <m:sSup>
                        <m:sSupPr>
                          <m:ctrlPr>
                            <w:rPr>
                              <w:rFonts w:ascii="Cambria Math" w:hAnsi="Cambria Math" w:cs="Minion-Regular"/>
                              <w:i/>
                              <w:szCs w:val="24"/>
                            </w:rPr>
                          </m:ctrlPr>
                        </m:sSupPr>
                        <m:e>
                          <m:d>
                            <m:dPr>
                              <m:ctrlPr>
                                <w:rPr>
                                  <w:rFonts w:ascii="Cambria Math" w:hAnsi="Cambria Math" w:cs="Minion-Regular"/>
                                  <w:i/>
                                  <w:szCs w:val="24"/>
                                </w:rPr>
                              </m:ctrlPr>
                            </m:dPr>
                            <m:e>
                              <m:sSub>
                                <m:sSubPr>
                                  <m:ctrlPr>
                                    <w:rPr>
                                      <w:rFonts w:ascii="Cambria Math" w:hAnsi="Cambria Math" w:cs="Minion-Regular"/>
                                      <w:i/>
                                      <w:szCs w:val="24"/>
                                    </w:rPr>
                                  </m:ctrlPr>
                                </m:sSubPr>
                                <m:e>
                                  <m:r>
                                    <w:rPr>
                                      <w:rFonts w:ascii="Cambria Math" w:hAnsi="Cambria Math" w:cs="Minion-Regular"/>
                                    </w:rPr>
                                    <m:t>r</m:t>
                                  </m:r>
                                </m:e>
                                <m:sub>
                                  <m:r>
                                    <w:rPr>
                                      <w:rFonts w:ascii="Cambria Math" w:hAnsi="Cambria Math" w:cs="Minion-Regular"/>
                                    </w:rPr>
                                    <m:t>u,i</m:t>
                                  </m:r>
                                </m:sub>
                              </m:sSub>
                              <m:r>
                                <w:rPr>
                                  <w:rFonts w:ascii="Cambria Math" w:hAnsi="Cambria Math" w:cs="Minion-Regular"/>
                                </w:rPr>
                                <m:t>-</m:t>
                              </m:r>
                              <m:sSub>
                                <m:sSubPr>
                                  <m:ctrlPr>
                                    <w:rPr>
                                      <w:rFonts w:ascii="Cambria Math" w:hAnsi="Cambria Math" w:cs="Minion-Regular"/>
                                      <w:i/>
                                      <w:szCs w:val="24"/>
                                    </w:rPr>
                                  </m:ctrlPr>
                                </m:sSubPr>
                                <m:e>
                                  <m:acc>
                                    <m:accPr>
                                      <m:chr m:val="̅"/>
                                      <m:ctrlPr>
                                        <w:rPr>
                                          <w:rFonts w:ascii="Cambria Math" w:hAnsi="Cambria Math" w:cs="Minion-Regular"/>
                                          <w:i/>
                                          <w:szCs w:val="24"/>
                                        </w:rPr>
                                      </m:ctrlPr>
                                    </m:accPr>
                                    <m:e>
                                      <m:r>
                                        <w:rPr>
                                          <w:rFonts w:ascii="Cambria Math" w:hAnsi="Cambria Math" w:cs="Minion-Regular"/>
                                        </w:rPr>
                                        <m:t>r</m:t>
                                      </m:r>
                                    </m:e>
                                  </m:acc>
                                </m:e>
                                <m:sub>
                                  <m:r>
                                    <w:rPr>
                                      <w:rFonts w:ascii="Cambria Math" w:hAnsi="Cambria Math" w:cs="Minion-Regular"/>
                                    </w:rPr>
                                    <m:t>u</m:t>
                                  </m:r>
                                </m:sub>
                              </m:sSub>
                            </m:e>
                          </m:d>
                        </m:e>
                        <m:sup>
                          <m:r>
                            <w:rPr>
                              <w:rFonts w:ascii="Cambria Math" w:hAnsi="Cambria Math" w:cs="Minion-Regular"/>
                            </w:rPr>
                            <m:t>2</m:t>
                          </m:r>
                        </m:sup>
                      </m:sSup>
                    </m:e>
                  </m:nary>
                </m:e>
              </m:rad>
              <m:r>
                <w:rPr>
                  <w:rFonts w:ascii="Cambria Math" w:hAnsi="Cambria Math" w:cs="Minion-Regular"/>
                </w:rPr>
                <m:t xml:space="preserve"> </m:t>
              </m:r>
              <m:rad>
                <m:radPr>
                  <m:degHide m:val="1"/>
                  <m:ctrlPr>
                    <w:rPr>
                      <w:rFonts w:ascii="Cambria Math" w:hAnsi="Cambria Math" w:cs="Minion-Regular"/>
                      <w:i/>
                      <w:szCs w:val="24"/>
                    </w:rPr>
                  </m:ctrlPr>
                </m:radPr>
                <m:deg/>
                <m:e>
                  <m:nary>
                    <m:naryPr>
                      <m:chr m:val="∑"/>
                      <m:limLoc m:val="subSup"/>
                      <m:supHide m:val="1"/>
                      <m:ctrlPr>
                        <w:rPr>
                          <w:rFonts w:ascii="Cambria Math" w:hAnsi="Cambria Math" w:cs="Minion-Regular"/>
                          <w:i/>
                          <w:szCs w:val="24"/>
                        </w:rPr>
                      </m:ctrlPr>
                    </m:naryPr>
                    <m:sub>
                      <m:r>
                        <w:rPr>
                          <w:rFonts w:ascii="Cambria Math" w:hAnsi="Cambria Math" w:cs="Minion-Regular"/>
                        </w:rPr>
                        <m:t>u∈U</m:t>
                      </m:r>
                    </m:sub>
                    <m:sup/>
                    <m:e>
                      <m:sSup>
                        <m:sSupPr>
                          <m:ctrlPr>
                            <w:rPr>
                              <w:rFonts w:ascii="Cambria Math" w:hAnsi="Cambria Math" w:cs="Minion-Regular"/>
                              <w:i/>
                              <w:szCs w:val="24"/>
                            </w:rPr>
                          </m:ctrlPr>
                        </m:sSupPr>
                        <m:e>
                          <m:d>
                            <m:dPr>
                              <m:ctrlPr>
                                <w:rPr>
                                  <w:rFonts w:ascii="Cambria Math" w:hAnsi="Cambria Math" w:cs="Minion-Regular"/>
                                  <w:i/>
                                  <w:szCs w:val="24"/>
                                </w:rPr>
                              </m:ctrlPr>
                            </m:dPr>
                            <m:e>
                              <m:sSub>
                                <m:sSubPr>
                                  <m:ctrlPr>
                                    <w:rPr>
                                      <w:rFonts w:ascii="Cambria Math" w:hAnsi="Cambria Math" w:cs="Minion-Regular"/>
                                      <w:i/>
                                      <w:szCs w:val="24"/>
                                    </w:rPr>
                                  </m:ctrlPr>
                                </m:sSubPr>
                                <m:e>
                                  <m:r>
                                    <w:rPr>
                                      <w:rFonts w:ascii="Cambria Math" w:hAnsi="Cambria Math" w:cs="Minion-Regular"/>
                                    </w:rPr>
                                    <m:t>r</m:t>
                                  </m:r>
                                </m:e>
                                <m:sub>
                                  <m:r>
                                    <w:rPr>
                                      <w:rFonts w:ascii="Cambria Math" w:hAnsi="Cambria Math" w:cs="Minion-Regular"/>
                                    </w:rPr>
                                    <m:t>u,j</m:t>
                                  </m:r>
                                </m:sub>
                              </m:sSub>
                              <m:r>
                                <w:rPr>
                                  <w:rFonts w:ascii="Cambria Math" w:hAnsi="Cambria Math" w:cs="Minion-Regular"/>
                                </w:rPr>
                                <m:t>-</m:t>
                              </m:r>
                              <m:sSub>
                                <m:sSubPr>
                                  <m:ctrlPr>
                                    <w:rPr>
                                      <w:rFonts w:ascii="Cambria Math" w:hAnsi="Cambria Math" w:cs="Minion-Regular"/>
                                      <w:i/>
                                      <w:szCs w:val="24"/>
                                    </w:rPr>
                                  </m:ctrlPr>
                                </m:sSubPr>
                                <m:e>
                                  <m:acc>
                                    <m:accPr>
                                      <m:chr m:val="̅"/>
                                      <m:ctrlPr>
                                        <w:rPr>
                                          <w:rFonts w:ascii="Cambria Math" w:hAnsi="Cambria Math" w:cs="Minion-Regular"/>
                                          <w:i/>
                                          <w:szCs w:val="24"/>
                                        </w:rPr>
                                      </m:ctrlPr>
                                    </m:accPr>
                                    <m:e>
                                      <m:r>
                                        <w:rPr>
                                          <w:rFonts w:ascii="Cambria Math" w:hAnsi="Cambria Math" w:cs="Minion-Regular"/>
                                        </w:rPr>
                                        <m:t>r</m:t>
                                      </m:r>
                                    </m:e>
                                  </m:acc>
                                </m:e>
                                <m:sub>
                                  <m:r>
                                    <w:rPr>
                                      <w:rFonts w:ascii="Cambria Math" w:hAnsi="Cambria Math" w:cs="Minion-Regular"/>
                                    </w:rPr>
                                    <m:t>j</m:t>
                                  </m:r>
                                </m:sub>
                              </m:sSub>
                            </m:e>
                          </m:d>
                        </m:e>
                        <m:sup>
                          <m:r>
                            <w:rPr>
                              <w:rFonts w:ascii="Cambria Math" w:hAnsi="Cambria Math" w:cs="Minion-Regular"/>
                            </w:rPr>
                            <m:t>2</m:t>
                          </m:r>
                        </m:sup>
                      </m:sSup>
                    </m:e>
                  </m:nary>
                </m:e>
              </m:rad>
              <m:r>
                <w:rPr>
                  <w:rFonts w:ascii="Cambria Math" w:hAnsi="Cambria Math" w:cs="Minion-Regular"/>
                </w:rPr>
                <m:t xml:space="preserve"> </m:t>
              </m:r>
            </m:den>
          </m:f>
          <m:r>
            <w:rPr>
              <w:rFonts w:ascii="Cambria Math" w:hAnsi="Cambria Math" w:cs="Minion-Regular"/>
            </w:rPr>
            <m:t xml:space="preserve">  </m:t>
          </m:r>
        </m:oMath>
      </m:oMathPara>
    </w:p>
    <w:p w14:paraId="1823CDC9" w14:textId="77777777" w:rsidR="001308B1" w:rsidRPr="00FC434F" w:rsidRDefault="001308B1" w:rsidP="0016242D">
      <w:pPr>
        <w:jc w:val="left"/>
      </w:pPr>
    </w:p>
    <w:p w14:paraId="78FEA8D1" w14:textId="6221B0E5" w:rsidR="00DB055A" w:rsidRPr="00FC434F" w:rsidRDefault="004B0300" w:rsidP="0016242D">
      <w:pPr>
        <w:jc w:val="left"/>
      </w:pPr>
      <w:r w:rsidRPr="00FC434F">
        <w:t xml:space="preserve">where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r>
          <m:rPr>
            <m:sty m:val="p"/>
          </m:rPr>
          <w:rPr>
            <w:rFonts w:ascii="Cambria Math" w:hAnsi="Cambria Math"/>
          </w:rPr>
          <m:t xml:space="preserve">rating of </m:t>
        </m:r>
        <m:r>
          <w:rPr>
            <w:rFonts w:ascii="Cambria Math" w:hAnsi="Cambria Math"/>
          </w:rPr>
          <m:t>u</m:t>
        </m:r>
        <m:r>
          <m:rPr>
            <m:sty m:val="p"/>
          </m:rPr>
          <w:rPr>
            <w:rFonts w:ascii="Cambria Math" w:hAnsi="Cambria Math"/>
          </w:rPr>
          <m:t xml:space="preserve"> on item </m:t>
        </m:r>
        <m:r>
          <w:rPr>
            <w:rFonts w:ascii="Cambria Math" w:hAnsi="Cambria Math"/>
          </w:rPr>
          <m:t>i</m:t>
        </m:r>
      </m:oMath>
      <w:r w:rsidR="00BB6955" w:rsidRPr="00FC434F">
        <w:t xml:space="preserve"> </w:t>
      </w:r>
      <w:r w:rsidRPr="00FC434F">
        <w:t>,</w:t>
      </w:r>
      <w:r w:rsidR="00DB055A" w:rsidRPr="00FC434F">
        <w:t xml:space="preserve"> &amp;</w:t>
      </w:r>
    </w:p>
    <w:p w14:paraId="2F8545C3" w14:textId="6AEDAF44" w:rsidR="00BB6955" w:rsidRPr="00FC434F" w:rsidRDefault="004B0300" w:rsidP="0016242D">
      <w:pPr>
        <w:jc w:val="left"/>
      </w:pPr>
      <w:r w:rsidRPr="00FC434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m:rPr>
            <m:sty m:val="p"/>
          </m:rPr>
          <w:rPr>
            <w:rFonts w:ascii="Cambria Math" w:hAnsi="Cambria Math"/>
          </w:rPr>
          <m:t>average rating of the ith item by those people</m:t>
        </m:r>
      </m:oMath>
      <w:r w:rsidR="00BB6955" w:rsidRPr="00FC434F">
        <w:t>.</w:t>
      </w:r>
    </w:p>
    <w:p w14:paraId="26D209FB" w14:textId="77777777" w:rsidR="006D2477" w:rsidRPr="00FC434F" w:rsidRDefault="006D2477" w:rsidP="008E6207">
      <w:pPr>
        <w:pStyle w:val="Heading6"/>
      </w:pPr>
      <w:r w:rsidRPr="00FC434F">
        <w:t xml:space="preserve">Vector Cosine-Based Similarity. </w:t>
      </w:r>
    </w:p>
    <w:p w14:paraId="62D5A83D" w14:textId="08D6526F" w:rsidR="00BB6955" w:rsidRPr="00FC434F" w:rsidRDefault="006D2477" w:rsidP="007B5C15">
      <w:r w:rsidRPr="00FC434F">
        <w:t>Similarity of two objects can be measured by treating each object as a vecto</w:t>
      </w:r>
      <w:r w:rsidR="00386679" w:rsidRPr="00FC434F">
        <w:t>r and computing</w:t>
      </w:r>
      <w:r w:rsidR="00CD0429" w:rsidRPr="00FC434F">
        <w:t xml:space="preserve"> the cosine </w:t>
      </w:r>
      <w:r w:rsidR="001955C7" w:rsidRPr="00FC434F">
        <w:t xml:space="preserve">of the </w:t>
      </w:r>
      <w:r w:rsidRPr="00FC434F">
        <w:t xml:space="preserve">angle made by the two vectors. </w:t>
      </w:r>
    </w:p>
    <w:p w14:paraId="39A425FF" w14:textId="5609C865" w:rsidR="006D2477" w:rsidRPr="00FC434F" w:rsidRDefault="00DA446B" w:rsidP="007B5C15">
      <w:r>
        <w:t xml:space="preserve"> </w:t>
      </w:r>
      <w:r w:rsidR="0073624C" w:rsidRPr="0073624C">
        <w:t xml:space="preserve">Formally, if R is the m × n user-item matrix, then the similarity between two items, </w:t>
      </w:r>
      <w:r w:rsidR="0073624C" w:rsidRPr="00444039">
        <w:rPr>
          <w:i/>
        </w:rPr>
        <w:t>i</w:t>
      </w:r>
      <w:r w:rsidR="0073624C" w:rsidRPr="0073624C">
        <w:t xml:space="preserve"> and </w:t>
      </w:r>
      <w:r w:rsidR="0073624C" w:rsidRPr="00444039">
        <w:rPr>
          <w:i/>
        </w:rPr>
        <w:t>j</w:t>
      </w:r>
      <w:r w:rsidR="0073624C" w:rsidRPr="0073624C">
        <w:t xml:space="preserve">, is defined as the cosine of the n dimensional vectors corresponding to the </w:t>
      </w:r>
      <w:r w:rsidR="0073624C" w:rsidRPr="00444039">
        <w:rPr>
          <w:i/>
        </w:rPr>
        <w:t>i</w:t>
      </w:r>
      <w:r w:rsidR="0073624C" w:rsidRPr="0073624C">
        <w:t xml:space="preserve">-th and </w:t>
      </w:r>
      <w:r w:rsidR="0073624C" w:rsidRPr="00444039">
        <w:rPr>
          <w:i/>
        </w:rPr>
        <w:t>j-th</w:t>
      </w:r>
      <w:r w:rsidR="0073624C" w:rsidRPr="0073624C">
        <w:t xml:space="preserve"> column of matrix R </w:t>
      </w:r>
      <w:r>
        <w:t xml:space="preserve">(Su </w:t>
      </w:r>
      <w:r w:rsidR="0073624C">
        <w:t>&amp; Khoshgoftaar 2009)</w:t>
      </w:r>
      <w:r w:rsidR="006D2477" w:rsidRPr="00FC434F">
        <w:t>.</w:t>
      </w:r>
    </w:p>
    <w:p w14:paraId="69526873" w14:textId="77777777" w:rsidR="006D2477" w:rsidRPr="00FC434F" w:rsidRDefault="006D2477" w:rsidP="006D2477">
      <w:r w:rsidRPr="00FC434F">
        <w:t xml:space="preserve"> </w:t>
      </w:r>
      <w:r w:rsidR="00BB6955" w:rsidRPr="00FC434F">
        <w:t>Vector cosine</w:t>
      </w:r>
      <w:r w:rsidRPr="00FC434F">
        <w:t xml:space="preserve"> is given by:</w:t>
      </w:r>
    </w:p>
    <w:p w14:paraId="197DE231" w14:textId="77777777" w:rsidR="006D2477" w:rsidRPr="00FC434F" w:rsidRDefault="004B0300" w:rsidP="006D2477">
      <m:oMathPara>
        <m:oMath>
          <m:r>
            <w:rPr>
              <w:rFonts w:ascii="Cambria Math" w:hAnsi="Cambria Math" w:cs="Minion-Regular"/>
            </w:rPr>
            <m:t>cosine Similarity :sim</m:t>
          </m:r>
          <m:d>
            <m:dPr>
              <m:ctrlPr>
                <w:rPr>
                  <w:rFonts w:ascii="Cambria Math" w:hAnsi="Cambria Math" w:cs="Minion-Regular"/>
                  <w:i/>
                </w:rPr>
              </m:ctrlPr>
            </m:dPr>
            <m:e>
              <m:sSub>
                <m:sSubPr>
                  <m:ctrlPr>
                    <w:rPr>
                      <w:rFonts w:ascii="Cambria Math" w:hAnsi="Cambria Math" w:cs="Minion-Regular"/>
                      <w:i/>
                    </w:rPr>
                  </m:ctrlPr>
                </m:sSubPr>
                <m:e>
                  <m:r>
                    <w:rPr>
                      <w:rFonts w:ascii="Cambria Math" w:hAnsi="Cambria Math" w:cs="Minion-Regular"/>
                    </w:rPr>
                    <m:t>u</m:t>
                  </m:r>
                </m:e>
                <m:sub>
                  <m:r>
                    <w:rPr>
                      <w:rFonts w:ascii="Cambria Math" w:hAnsi="Cambria Math" w:cs="Minion-Regular"/>
                    </w:rPr>
                    <m:t>i</m:t>
                  </m:r>
                </m:sub>
              </m:sSub>
              <m:r>
                <w:rPr>
                  <w:rFonts w:ascii="Cambria Math" w:hAnsi="Cambria Math" w:cs="Minion-Regular"/>
                </w:rPr>
                <m:t>,</m:t>
              </m:r>
              <m:sSub>
                <m:sSubPr>
                  <m:ctrlPr>
                    <w:rPr>
                      <w:rFonts w:ascii="Cambria Math" w:hAnsi="Cambria Math" w:cs="Minion-Regular"/>
                      <w:i/>
                    </w:rPr>
                  </m:ctrlPr>
                </m:sSubPr>
                <m:e>
                  <m:r>
                    <w:rPr>
                      <w:rFonts w:ascii="Cambria Math" w:hAnsi="Cambria Math" w:cs="Minion-Regular"/>
                    </w:rPr>
                    <m:t>u</m:t>
                  </m:r>
                </m:e>
                <m:sub>
                  <m:r>
                    <w:rPr>
                      <w:rFonts w:ascii="Cambria Math" w:hAnsi="Cambria Math" w:cs="Minion-Regular"/>
                    </w:rPr>
                    <m:t>k</m:t>
                  </m:r>
                </m:sub>
              </m:sSub>
            </m:e>
          </m:d>
          <m:r>
            <w:rPr>
              <w:rFonts w:ascii="Cambria Math" w:hAnsi="Cambria Math" w:cs="Minion-Regular"/>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en>
          </m:f>
          <m:r>
            <w:rPr>
              <w:rFonts w:ascii="Cambria Math" w:hAnsi="Cambria Math" w:cs="Minion-Regular"/>
            </w:rPr>
            <m:t>=</m:t>
          </m:r>
          <m:f>
            <m:fPr>
              <m:ctrlPr>
                <w:rPr>
                  <w:rFonts w:ascii="Cambria Math" w:hAnsi="Cambria Math" w:cs="Minion-Regular"/>
                  <w:i/>
                  <w:szCs w:val="24"/>
                </w:rPr>
              </m:ctrlPr>
            </m:fPr>
            <m:num>
              <m:nary>
                <m:naryPr>
                  <m:chr m:val="∑"/>
                  <m:limLoc m:val="undOvr"/>
                  <m:ctrlPr>
                    <w:rPr>
                      <w:rFonts w:ascii="Cambria Math" w:hAnsi="Cambria Math" w:cs="Minion-Regular"/>
                      <w:i/>
                      <w:szCs w:val="24"/>
                    </w:rPr>
                  </m:ctrlPr>
                </m:naryPr>
                <m:sub>
                  <m:r>
                    <w:rPr>
                      <w:rFonts w:ascii="Cambria Math" w:hAnsi="Cambria Math" w:cs="Minion-Regular"/>
                      <w:szCs w:val="24"/>
                    </w:rPr>
                    <m:t>j=1</m:t>
                  </m:r>
                </m:sub>
                <m:sup>
                  <m:r>
                    <w:rPr>
                      <w:rFonts w:ascii="Cambria Math" w:hAnsi="Cambria Math" w:cs="Minion-Regular"/>
                      <w:szCs w:val="24"/>
                    </w:rPr>
                    <m:t>m</m:t>
                  </m:r>
                </m:sup>
                <m:e>
                  <m:sSub>
                    <m:sSubPr>
                      <m:ctrlPr>
                        <w:rPr>
                          <w:rFonts w:ascii="Cambria Math" w:hAnsi="Cambria Math" w:cs="Minion-Regular"/>
                          <w:i/>
                          <w:szCs w:val="24"/>
                        </w:rPr>
                      </m:ctrlPr>
                    </m:sSubPr>
                    <m:e>
                      <m:r>
                        <w:rPr>
                          <w:rFonts w:ascii="Cambria Math" w:hAnsi="Cambria Math" w:cs="Minion-Regular"/>
                          <w:szCs w:val="24"/>
                        </w:rPr>
                        <m:t>r</m:t>
                      </m:r>
                    </m:e>
                    <m:sub>
                      <m:r>
                        <w:rPr>
                          <w:rFonts w:ascii="Cambria Math" w:hAnsi="Cambria Math" w:cs="Minion-Regular"/>
                          <w:szCs w:val="24"/>
                        </w:rPr>
                        <m:t>ij</m:t>
                      </m:r>
                    </m:sub>
                  </m:sSub>
                  <m:sSub>
                    <m:sSubPr>
                      <m:ctrlPr>
                        <w:rPr>
                          <w:rFonts w:ascii="Cambria Math" w:hAnsi="Cambria Math" w:cs="Minion-Regular"/>
                          <w:i/>
                          <w:szCs w:val="24"/>
                        </w:rPr>
                      </m:ctrlPr>
                    </m:sSubPr>
                    <m:e>
                      <m:r>
                        <w:rPr>
                          <w:rFonts w:ascii="Cambria Math" w:hAnsi="Cambria Math" w:cs="Minion-Regular"/>
                          <w:szCs w:val="24"/>
                        </w:rPr>
                        <m:t>r</m:t>
                      </m:r>
                    </m:e>
                    <m:sub>
                      <m:r>
                        <w:rPr>
                          <w:rFonts w:ascii="Cambria Math" w:hAnsi="Cambria Math" w:cs="Minion-Regular"/>
                          <w:szCs w:val="24"/>
                        </w:rPr>
                        <m:t>kj</m:t>
                      </m:r>
                    </m:sub>
                  </m:sSub>
                </m:e>
              </m:nary>
            </m:num>
            <m:den>
              <m:rad>
                <m:radPr>
                  <m:degHide m:val="1"/>
                  <m:ctrlPr>
                    <w:rPr>
                      <w:rFonts w:ascii="Cambria Math" w:hAnsi="Cambria Math" w:cs="Minion-Regular"/>
                      <w:i/>
                      <w:szCs w:val="24"/>
                    </w:rPr>
                  </m:ctrlPr>
                </m:radPr>
                <m:deg/>
                <m:e>
                  <m:nary>
                    <m:naryPr>
                      <m:chr m:val="∑"/>
                      <m:limLoc m:val="undOvr"/>
                      <m:ctrlPr>
                        <w:rPr>
                          <w:rFonts w:ascii="Cambria Math" w:hAnsi="Cambria Math" w:cs="Minion-Regular"/>
                          <w:i/>
                          <w:szCs w:val="24"/>
                        </w:rPr>
                      </m:ctrlPr>
                    </m:naryPr>
                    <m:sub>
                      <m:r>
                        <w:rPr>
                          <w:rFonts w:ascii="Cambria Math" w:hAnsi="Cambria Math" w:cs="Minion-Regular"/>
                          <w:szCs w:val="24"/>
                        </w:rPr>
                        <m:t>j=1</m:t>
                      </m:r>
                    </m:sub>
                    <m:sup>
                      <m:r>
                        <w:rPr>
                          <w:rFonts w:ascii="Cambria Math" w:hAnsi="Cambria Math" w:cs="Minion-Regular"/>
                          <w:szCs w:val="24"/>
                        </w:rPr>
                        <m:t>m</m:t>
                      </m:r>
                    </m:sup>
                    <m:e>
                      <m:sSubSup>
                        <m:sSubSupPr>
                          <m:ctrlPr>
                            <w:rPr>
                              <w:rFonts w:ascii="Cambria Math" w:hAnsi="Cambria Math" w:cs="Minion-Regular"/>
                              <w:i/>
                              <w:szCs w:val="24"/>
                            </w:rPr>
                          </m:ctrlPr>
                        </m:sSubSupPr>
                        <m:e>
                          <m:r>
                            <w:rPr>
                              <w:rFonts w:ascii="Cambria Math" w:hAnsi="Cambria Math" w:cs="Minion-Regular"/>
                              <w:szCs w:val="24"/>
                            </w:rPr>
                            <m:t>r</m:t>
                          </m:r>
                        </m:e>
                        <m:sub>
                          <m:r>
                            <w:rPr>
                              <w:rFonts w:ascii="Cambria Math" w:hAnsi="Cambria Math" w:cs="Minion-Regular"/>
                              <w:szCs w:val="24"/>
                            </w:rPr>
                            <m:t>ij</m:t>
                          </m:r>
                        </m:sub>
                        <m:sup>
                          <m:r>
                            <w:rPr>
                              <w:rFonts w:ascii="Cambria Math" w:hAnsi="Cambria Math" w:cs="Minion-Regular"/>
                              <w:szCs w:val="24"/>
                            </w:rPr>
                            <m:t>2</m:t>
                          </m:r>
                        </m:sup>
                      </m:sSubSup>
                      <m:r>
                        <w:rPr>
                          <w:rFonts w:ascii="Cambria Math" w:hAnsi="Cambria Math" w:cs="Minion-Regular"/>
                          <w:szCs w:val="24"/>
                        </w:rPr>
                        <m:t xml:space="preserve"> </m:t>
                      </m:r>
                      <m:nary>
                        <m:naryPr>
                          <m:chr m:val="∑"/>
                          <m:limLoc m:val="undOvr"/>
                          <m:ctrlPr>
                            <w:rPr>
                              <w:rFonts w:ascii="Cambria Math" w:hAnsi="Cambria Math" w:cs="Minion-Regular"/>
                              <w:i/>
                              <w:szCs w:val="24"/>
                            </w:rPr>
                          </m:ctrlPr>
                        </m:naryPr>
                        <m:sub>
                          <m:r>
                            <w:rPr>
                              <w:rFonts w:ascii="Cambria Math" w:hAnsi="Cambria Math" w:cs="Minion-Regular"/>
                              <w:szCs w:val="24"/>
                            </w:rPr>
                            <m:t>j=1</m:t>
                          </m:r>
                        </m:sub>
                        <m:sup>
                          <m:r>
                            <w:rPr>
                              <w:rFonts w:ascii="Cambria Math" w:hAnsi="Cambria Math" w:cs="Minion-Regular"/>
                              <w:szCs w:val="24"/>
                            </w:rPr>
                            <m:t>m</m:t>
                          </m:r>
                        </m:sup>
                        <m:e>
                          <m:sSubSup>
                            <m:sSubSupPr>
                              <m:ctrlPr>
                                <w:rPr>
                                  <w:rFonts w:ascii="Cambria Math" w:hAnsi="Cambria Math" w:cs="Minion-Regular"/>
                                  <w:i/>
                                  <w:szCs w:val="24"/>
                                </w:rPr>
                              </m:ctrlPr>
                            </m:sSubSupPr>
                            <m:e>
                              <m:r>
                                <w:rPr>
                                  <w:rFonts w:ascii="Cambria Math" w:hAnsi="Cambria Math" w:cs="Minion-Regular"/>
                                  <w:szCs w:val="24"/>
                                </w:rPr>
                                <m:t>r</m:t>
                              </m:r>
                            </m:e>
                            <m:sub>
                              <m:r>
                                <w:rPr>
                                  <w:rFonts w:ascii="Cambria Math" w:hAnsi="Cambria Math" w:cs="Minion-Regular"/>
                                  <w:szCs w:val="24"/>
                                </w:rPr>
                                <m:t>kj</m:t>
                              </m:r>
                            </m:sub>
                            <m:sup>
                              <m:r>
                                <w:rPr>
                                  <w:rFonts w:ascii="Cambria Math" w:hAnsi="Cambria Math" w:cs="Minion-Regular"/>
                                  <w:szCs w:val="24"/>
                                </w:rPr>
                                <m:t>2</m:t>
                              </m:r>
                            </m:sup>
                          </m:sSubSup>
                        </m:e>
                      </m:nary>
                    </m:e>
                  </m:nary>
                </m:e>
              </m:rad>
            </m:den>
          </m:f>
        </m:oMath>
      </m:oMathPara>
    </w:p>
    <w:p w14:paraId="7BEE6F41" w14:textId="61AF7340" w:rsidR="00745508" w:rsidRPr="00FC434F" w:rsidRDefault="006D2477" w:rsidP="007B5C15">
      <w:r w:rsidRPr="00FC434F">
        <w:t xml:space="preserve">In many </w:t>
      </w:r>
      <w:r w:rsidR="00745508" w:rsidRPr="00FC434F">
        <w:t>scenarios,</w:t>
      </w:r>
      <w:r w:rsidRPr="00FC434F">
        <w:t xml:space="preserve"> </w:t>
      </w:r>
      <w:r w:rsidR="00745508" w:rsidRPr="00FC434F">
        <w:t>people may use d</w:t>
      </w:r>
      <w:r w:rsidRPr="00FC434F">
        <w:t xml:space="preserve">ifferent rating scales, which </w:t>
      </w:r>
      <w:r w:rsidR="00745508" w:rsidRPr="00FC434F">
        <w:t>cannot</w:t>
      </w:r>
      <w:r w:rsidR="000C39E6" w:rsidRPr="00FC434F">
        <w:t xml:space="preserve"> be</w:t>
      </w:r>
      <w:r w:rsidR="00745508" w:rsidRPr="00FC434F">
        <w:t xml:space="preserve"> </w:t>
      </w:r>
      <w:r w:rsidR="000C39E6" w:rsidRPr="00FC434F">
        <w:t>considered</w:t>
      </w:r>
      <w:r w:rsidR="00745508" w:rsidRPr="00FC434F">
        <w:t xml:space="preserve"> by the cosine similarity of the vector. The modified cosine similarity is then used by </w:t>
      </w:r>
      <w:r w:rsidR="00205E89" w:rsidRPr="00FC434F">
        <w:t>subtracting</w:t>
      </w:r>
      <w:r w:rsidR="00745508" w:rsidRPr="00FC434F">
        <w:t xml:space="preserve"> from each co-rated pair the corresponding </w:t>
      </w:r>
      <w:r w:rsidR="00205E89" w:rsidRPr="00FC434F">
        <w:t xml:space="preserve">consumer average. </w:t>
      </w:r>
    </w:p>
    <w:p w14:paraId="052F1C0F" w14:textId="418C3601" w:rsidR="006D2477" w:rsidRPr="00FC434F" w:rsidRDefault="006D2477" w:rsidP="007B5C15">
      <w:r w:rsidRPr="00FC434F">
        <w:t xml:space="preserve">The Adjusted cosine similarity is equal to Pearson correlation formula. </w:t>
      </w:r>
      <w:r w:rsidR="000C39E6" w:rsidRPr="00FC434F">
        <w:t>According</w:t>
      </w:r>
      <w:r w:rsidR="00A072DD" w:rsidRPr="00FC434F">
        <w:t xml:space="preserve"> to an individual’s</w:t>
      </w:r>
      <w:r w:rsidR="00205E89" w:rsidRPr="00FC434F">
        <w:t xml:space="preserve"> rating </w:t>
      </w:r>
      <w:r w:rsidR="000C39E6" w:rsidRPr="00FC434F">
        <w:t>behaviour, Pearson</w:t>
      </w:r>
      <w:r w:rsidR="00205E89" w:rsidRPr="00FC434F">
        <w:t xml:space="preserve"> correlation performs cosine similarity with </w:t>
      </w:r>
      <w:r w:rsidR="00C40138" w:rsidRPr="00FC434F">
        <w:t>normalization</w:t>
      </w:r>
      <w:r w:rsidR="00205E89" w:rsidRPr="00FC434F">
        <w:t xml:space="preserve"> of the ratings of consumer</w:t>
      </w:r>
      <w:r w:rsidR="00A072DD" w:rsidRPr="00FC434F">
        <w:t>s</w:t>
      </w:r>
      <w:r w:rsidR="00205E89" w:rsidRPr="00FC434F">
        <w:t xml:space="preserve">. Results </w:t>
      </w:r>
      <w:r w:rsidR="00562325" w:rsidRPr="00FC434F">
        <w:t xml:space="preserve">may </w:t>
      </w:r>
      <w:r w:rsidR="00205E89" w:rsidRPr="00FC434F">
        <w:t>be negative wi</w:t>
      </w:r>
      <w:r w:rsidR="00F91D48" w:rsidRPr="00FC434F">
        <w:t>th Pearson correlation</w:t>
      </w:r>
      <w:r w:rsidR="00E12258" w:rsidRPr="00FC434F">
        <w:t xml:space="preserve"> if we have an n-point rating scale</w:t>
      </w:r>
      <w:r w:rsidR="00F91D48" w:rsidRPr="00FC434F">
        <w:t xml:space="preserve">, but positive with </w:t>
      </w:r>
      <w:r w:rsidR="00205E89" w:rsidRPr="00FC434F">
        <w:t xml:space="preserve">cosine </w:t>
      </w:r>
      <w:r w:rsidR="00E12258" w:rsidRPr="00FC434F">
        <w:t>similarity</w:t>
      </w:r>
      <w:r w:rsidR="00205E89" w:rsidRPr="00FC434F">
        <w:t xml:space="preserve"> </w:t>
      </w:r>
      <w:r w:rsidR="00D17507" w:rsidRPr="00FC434F">
        <w:rPr>
          <w:szCs w:val="24"/>
        </w:rPr>
        <w:t>(</w:t>
      </w:r>
      <w:r w:rsidR="00D17507" w:rsidRPr="00FC434F">
        <w:rPr>
          <w:rFonts w:cs="Minion-Regular"/>
          <w:szCs w:val="24"/>
          <w:lang w:bidi="ar-SA"/>
        </w:rPr>
        <w:t>McGill</w:t>
      </w:r>
      <w:r w:rsidR="002F53B1" w:rsidRPr="00FC434F">
        <w:rPr>
          <w:rFonts w:cs="Minion-Regular"/>
          <w:szCs w:val="24"/>
          <w:lang w:bidi="ar-SA"/>
        </w:rPr>
        <w:t xml:space="preserve"> 1983</w:t>
      </w:r>
      <w:r w:rsidR="002F53B1" w:rsidRPr="00FC434F">
        <w:rPr>
          <w:szCs w:val="24"/>
        </w:rPr>
        <w:t>).</w:t>
      </w:r>
    </w:p>
    <w:p w14:paraId="6566F971" w14:textId="77777777" w:rsidR="006D2477" w:rsidRPr="00FC434F" w:rsidRDefault="006D2477" w:rsidP="008E6207">
      <w:pPr>
        <w:pStyle w:val="Heading6"/>
      </w:pPr>
      <w:r w:rsidRPr="00FC434F">
        <w:lastRenderedPageBreak/>
        <w:t>Steps of ca</w:t>
      </w:r>
      <w:r w:rsidR="002F53B1" w:rsidRPr="00FC434F">
        <w:t xml:space="preserve">lculating the prediction score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u,1</m:t>
            </m:r>
          </m:sub>
        </m:sSub>
      </m:oMath>
      <w:r w:rsidRPr="00FC434F">
        <w:t xml:space="preserve"> for user u on item 1.</w:t>
      </w:r>
    </w:p>
    <w:p w14:paraId="67D84BE5" w14:textId="6E83153A" w:rsidR="00C525B9" w:rsidRPr="00FC434F" w:rsidRDefault="00C525B9" w:rsidP="0016242D">
      <w:pPr>
        <w:pStyle w:val="ListParagraph"/>
        <w:numPr>
          <w:ilvl w:val="0"/>
          <w:numId w:val="29"/>
        </w:numPr>
        <w:jc w:val="left"/>
      </w:pPr>
      <w:r w:rsidRPr="00FC434F">
        <w:t>W</w:t>
      </w:r>
      <w:r w:rsidR="00D17507" w:rsidRPr="00FC434F">
        <w:t>ork</w:t>
      </w:r>
      <w:r w:rsidR="006D2477" w:rsidRPr="00FC434F">
        <w:t xml:space="preserve"> </w:t>
      </w:r>
      <w:r w:rsidR="000C39E6" w:rsidRPr="00FC434F">
        <w:t>out the</w:t>
      </w:r>
      <w:r w:rsidR="006D2477" w:rsidRPr="00FC434F">
        <w:t xml:space="preserve"> </w:t>
      </w:r>
      <w:r w:rsidR="00194960" w:rsidRPr="00FC434F">
        <w:t xml:space="preserve">user </w:t>
      </w:r>
      <w:r w:rsidR="006D2477" w:rsidRPr="00FC434F">
        <w:t>similarity a</w:t>
      </w:r>
      <w:r w:rsidR="00F93256" w:rsidRPr="00FC434F">
        <w:t xml:space="preserve">nd obtain </w:t>
      </w:r>
      <m:oMath>
        <m:r>
          <w:rPr>
            <w:rFonts w:ascii="Cambria Math" w:hAnsi="Cambria Math"/>
          </w:rPr>
          <m:t>N(u)</m:t>
        </m:r>
      </m:oMath>
      <w:r w:rsidR="00194960" w:rsidRPr="00FC434F">
        <w:t xml:space="preserve"> for each</w:t>
      </w:r>
      <w:r w:rsidR="00205E89" w:rsidRPr="00FC434F">
        <w:t>. Filte</w:t>
      </w:r>
      <w:r w:rsidR="00916C18" w:rsidRPr="00FC434F">
        <w:t xml:space="preserve">r users from the largest to </w:t>
      </w:r>
      <w:r w:rsidR="00205E89" w:rsidRPr="00FC434F">
        <w:t>sm</w:t>
      </w:r>
      <w:r w:rsidRPr="00FC434F">
        <w:t xml:space="preserve">allest by comparison to user </w:t>
      </w:r>
      <m:oMath>
        <m:r>
          <w:rPr>
            <w:rFonts w:ascii="Cambria Math" w:hAnsi="Cambria Math"/>
          </w:rPr>
          <m:t>u</m:t>
        </m:r>
      </m:oMath>
      <w:r w:rsidRPr="00FC434F">
        <w:t xml:space="preserve">. </w:t>
      </w:r>
    </w:p>
    <w:p w14:paraId="171496E2" w14:textId="29D5D06B" w:rsidR="00C525B9" w:rsidRPr="00FC434F" w:rsidRDefault="006D2477" w:rsidP="0016242D">
      <w:pPr>
        <w:pStyle w:val="ListParagraph"/>
        <w:numPr>
          <w:ilvl w:val="0"/>
          <w:numId w:val="29"/>
        </w:numPr>
        <w:jc w:val="left"/>
      </w:pPr>
      <w:r w:rsidRPr="00FC434F">
        <w:t>Second</w:t>
      </w:r>
      <w:r w:rsidR="00C525B9" w:rsidRPr="00FC434F">
        <w:t>ly</w:t>
      </w:r>
      <w:r w:rsidRPr="00FC434F">
        <w:t xml:space="preserve">, choose the top-N users from </w:t>
      </w:r>
      <m:oMath>
        <m:r>
          <w:rPr>
            <w:rFonts w:ascii="Cambria Math" w:hAnsi="Cambria Math"/>
          </w:rPr>
          <m:t>N(u)</m:t>
        </m:r>
      </m:oMath>
      <w:r w:rsidRPr="00FC434F">
        <w:t xml:space="preserve"> to form the set</w:t>
      </w:r>
      <w:r w:rsidR="002F53B1" w:rsidRPr="00FC434F">
        <w:t xml:space="preserve"> </w:t>
      </w:r>
      <m:oMath>
        <m:r>
          <w:rPr>
            <w:rFonts w:ascii="Cambria Math" w:hAnsi="Cambria Math"/>
          </w:rPr>
          <m:t>T(u,N)</m:t>
        </m:r>
      </m:oMath>
      <w:r w:rsidR="002F53B1" w:rsidRPr="00FC434F">
        <w:t xml:space="preserve"> </w:t>
      </w:r>
      <w:r w:rsidRPr="00FC434F">
        <w:t xml:space="preserve">for each user </w:t>
      </w:r>
      <m:oMath>
        <m:r>
          <w:rPr>
            <w:rFonts w:ascii="Cambria Math" w:hAnsi="Cambria Math"/>
          </w:rPr>
          <m:t>u</m:t>
        </m:r>
      </m:oMath>
      <w:r w:rsidRPr="00FC434F">
        <w:t>.</w:t>
      </w:r>
    </w:p>
    <w:p w14:paraId="05A6D53A" w14:textId="5B6FD6C0" w:rsidR="00C525B9" w:rsidRPr="00FC434F" w:rsidRDefault="006D2477" w:rsidP="0016242D">
      <w:pPr>
        <w:pStyle w:val="ListParagraph"/>
        <w:numPr>
          <w:ilvl w:val="0"/>
          <w:numId w:val="29"/>
        </w:numPr>
        <w:jc w:val="left"/>
      </w:pPr>
      <w:r w:rsidRPr="00FC434F">
        <w:t>Then</w:t>
      </w:r>
      <w:r w:rsidR="00194960" w:rsidRPr="00FC434F">
        <w:t xml:space="preserve"> show the data</w:t>
      </w:r>
      <w:r w:rsidR="002F53B1" w:rsidRPr="00FC434F">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sidR="00194960" w:rsidRPr="00FC434F">
        <w:t xml:space="preserve"> are not </w:t>
      </w:r>
      <w:r w:rsidR="000C39E6" w:rsidRPr="00FC434F">
        <w:t>identified:</w:t>
      </w:r>
      <w:r w:rsidR="00BF1961" w:rsidRPr="00FC434F">
        <w:t xml:space="preserve"> </w:t>
      </w:r>
      <m:oMath>
        <m:r>
          <w:rPr>
            <w:rFonts w:ascii="Cambria Math" w:hAnsi="Cambria Math"/>
          </w:rPr>
          <m:t>N</m:t>
        </m:r>
        <m:d>
          <m:dPr>
            <m:ctrlPr>
              <w:rPr>
                <w:rFonts w:ascii="Cambria Math" w:hAnsi="Cambria Math"/>
                <w:i/>
              </w:rPr>
            </m:ctrlPr>
          </m:dPr>
          <m:e>
            <m:r>
              <w:rPr>
                <w:rFonts w:ascii="Cambria Math" w:hAnsi="Cambria Math"/>
              </w:rPr>
              <m:t>u,i</m:t>
            </m:r>
          </m:e>
        </m:d>
        <m:r>
          <w:rPr>
            <w:rFonts w:ascii="Cambria Math" w:hAnsi="Cambria Math"/>
          </w:rPr>
          <m:t>=T</m:t>
        </m:r>
        <m:d>
          <m:dPr>
            <m:ctrlPr>
              <w:rPr>
                <w:rFonts w:ascii="Cambria Math" w:hAnsi="Cambria Math"/>
                <w:i/>
              </w:rPr>
            </m:ctrlPr>
          </m:dPr>
          <m:e>
            <m:r>
              <w:rPr>
                <w:rFonts w:ascii="Cambria Math" w:hAnsi="Cambria Math"/>
              </w:rPr>
              <m:t>u,N</m:t>
            </m:r>
          </m:e>
        </m:d>
        <m:r>
          <w:rPr>
            <w:rFonts w:ascii="Cambria Math" w:hAnsi="Cambria Math"/>
          </w:rPr>
          <m:t>n R</m:t>
        </m:r>
        <m:d>
          <m:dPr>
            <m:ctrlPr>
              <w:rPr>
                <w:rFonts w:ascii="Cambria Math" w:hAnsi="Cambria Math"/>
                <w:i/>
              </w:rPr>
            </m:ctrlPr>
          </m:dPr>
          <m:e>
            <m:r>
              <w:rPr>
                <w:rFonts w:ascii="Cambria Math" w:hAnsi="Cambria Math"/>
              </w:rPr>
              <m:t>i</m:t>
            </m:r>
          </m:e>
        </m:d>
      </m:oMath>
    </w:p>
    <w:p w14:paraId="1A3956BC" w14:textId="53767543" w:rsidR="006D2477" w:rsidRPr="00FC434F" w:rsidRDefault="006D2477" w:rsidP="0016242D">
      <w:pPr>
        <w:pStyle w:val="ListParagraph"/>
        <w:numPr>
          <w:ilvl w:val="0"/>
          <w:numId w:val="29"/>
        </w:numPr>
        <w:jc w:val="left"/>
      </w:pPr>
      <w:r w:rsidRPr="00FC434F">
        <w:t xml:space="preserve">Finally, </w:t>
      </w:r>
      <w:r w:rsidR="00BF1961" w:rsidRPr="00FC434F">
        <w:t>measure the score expected</w:t>
      </w:r>
    </w:p>
    <w:p w14:paraId="24C1202C" w14:textId="77777777" w:rsidR="006D2477" w:rsidRPr="00FC434F" w:rsidRDefault="004758B0" w:rsidP="006D2477">
      <m:oMathPara>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f>
            <m:fPr>
              <m:ctrlPr>
                <w:rPr>
                  <w:rFonts w:ascii="Cambria Math" w:hAnsi="Cambria Math" w:cs="Minion-Regular"/>
                  <w:i/>
                  <w:szCs w:val="24"/>
                </w:rPr>
              </m:ctrlPr>
            </m:fPr>
            <m:num>
              <m:nary>
                <m:naryPr>
                  <m:chr m:val="∑"/>
                  <m:limLoc m:val="undOvr"/>
                  <m:supHide m:val="1"/>
                  <m:ctrlPr>
                    <w:rPr>
                      <w:rFonts w:ascii="Cambria Math" w:hAnsi="Cambria Math" w:cs="Minion-Regular"/>
                      <w:i/>
                      <w:szCs w:val="24"/>
                    </w:rPr>
                  </m:ctrlPr>
                </m:naryPr>
                <m:sub>
                  <m:r>
                    <w:rPr>
                      <w:rFonts w:ascii="Cambria Math" w:hAnsi="Cambria Math" w:cs="Minion-Regular"/>
                    </w:rPr>
                    <m:t>v∈N(u,i)</m:t>
                  </m:r>
                </m:sub>
                <m:sup/>
                <m:e>
                  <m:sSub>
                    <m:sSubPr>
                      <m:ctrlPr>
                        <w:rPr>
                          <w:rFonts w:ascii="Cambria Math" w:hAnsi="Cambria Math" w:cs="Minion-Regular"/>
                          <w:i/>
                          <w:szCs w:val="24"/>
                        </w:rPr>
                      </m:ctrlPr>
                    </m:sSubPr>
                    <m:e>
                      <m:r>
                        <w:rPr>
                          <w:rFonts w:ascii="Cambria Math" w:hAnsi="Cambria Math" w:cs="Minion-Regular"/>
                        </w:rPr>
                        <m:t>S</m:t>
                      </m:r>
                    </m:e>
                    <m:sub>
                      <m:r>
                        <w:rPr>
                          <w:rFonts w:ascii="Cambria Math" w:hAnsi="Cambria Math" w:cs="Minion-Regular"/>
                        </w:rPr>
                        <m:t>u,v</m:t>
                      </m:r>
                    </m:sub>
                  </m:sSub>
                  <m:r>
                    <w:rPr>
                      <w:rFonts w:ascii="Cambria Math" w:hAnsi="Cambria Math" w:cs="Minion-Regular"/>
                    </w:rPr>
                    <m:t>(</m:t>
                  </m:r>
                  <m:sSub>
                    <m:sSubPr>
                      <m:ctrlPr>
                        <w:rPr>
                          <w:rFonts w:ascii="Cambria Math" w:hAnsi="Cambria Math" w:cs="Minion-Regular"/>
                          <w:i/>
                          <w:szCs w:val="24"/>
                        </w:rPr>
                      </m:ctrlPr>
                    </m:sSubPr>
                    <m:e>
                      <m:r>
                        <w:rPr>
                          <w:rFonts w:ascii="Cambria Math" w:hAnsi="Cambria Math" w:cs="Minion-Regular"/>
                        </w:rPr>
                        <m:t>r</m:t>
                      </m:r>
                    </m:e>
                    <m:sub>
                      <m:r>
                        <w:rPr>
                          <w:rFonts w:ascii="Cambria Math" w:hAnsi="Cambria Math" w:cs="Minion-Regular"/>
                        </w:rPr>
                        <m:t>v,i</m:t>
                      </m:r>
                    </m:sub>
                  </m:sSub>
                  <m:r>
                    <w:rPr>
                      <w:rFonts w:ascii="Cambria Math" w:hAnsi="Cambria Math" w:cs="Minion-Regular"/>
                    </w:rPr>
                    <m:t>-</m:t>
                  </m:r>
                  <m:sSub>
                    <m:sSubPr>
                      <m:ctrlPr>
                        <w:rPr>
                          <w:rFonts w:ascii="Cambria Math" w:hAnsi="Cambria Math" w:cs="Minion-Regular"/>
                          <w:i/>
                          <w:szCs w:val="24"/>
                        </w:rPr>
                      </m:ctrlPr>
                    </m:sSubPr>
                    <m:e>
                      <m:r>
                        <w:rPr>
                          <w:rFonts w:ascii="Cambria Math" w:hAnsi="Cambria Math" w:cs="Minion-Regular"/>
                        </w:rPr>
                        <m:t>r</m:t>
                      </m:r>
                    </m:e>
                    <m:sub>
                      <m:r>
                        <w:rPr>
                          <w:rFonts w:ascii="Cambria Math" w:hAnsi="Cambria Math" w:cs="Minion-Regular"/>
                        </w:rPr>
                        <m:t>v</m:t>
                      </m:r>
                    </m:sub>
                  </m:sSub>
                  <m:r>
                    <w:rPr>
                      <w:rFonts w:ascii="Cambria Math" w:hAnsi="Cambria Math" w:cs="Minion-Regular"/>
                    </w:rPr>
                    <m:t xml:space="preserve"> )</m:t>
                  </m:r>
                </m:e>
              </m:nary>
            </m:num>
            <m:den>
              <m:nary>
                <m:naryPr>
                  <m:chr m:val="∑"/>
                  <m:limLoc m:val="undOvr"/>
                  <m:supHide m:val="1"/>
                  <m:ctrlPr>
                    <w:rPr>
                      <w:rFonts w:ascii="Cambria Math" w:hAnsi="Cambria Math" w:cs="Minion-Regular"/>
                      <w:i/>
                      <w:szCs w:val="24"/>
                    </w:rPr>
                  </m:ctrlPr>
                </m:naryPr>
                <m:sub>
                  <m:r>
                    <w:rPr>
                      <w:rFonts w:ascii="Cambria Math" w:hAnsi="Cambria Math" w:cs="Minion-Regular"/>
                    </w:rPr>
                    <m:t>v∈N</m:t>
                  </m:r>
                </m:sub>
                <m:sup/>
                <m:e>
                  <m:r>
                    <w:rPr>
                      <w:rFonts w:ascii="Cambria Math" w:hAnsi="Cambria Math" w:cs="Minion-Regular"/>
                    </w:rPr>
                    <m:t>(u,i)</m:t>
                  </m:r>
                </m:e>
              </m:nary>
            </m:den>
          </m:f>
        </m:oMath>
      </m:oMathPara>
    </w:p>
    <w:p w14:paraId="1FFC0277" w14:textId="072D138C" w:rsidR="000E3FF0" w:rsidRPr="00FC434F" w:rsidRDefault="00D8233D" w:rsidP="0016242D">
      <w:pPr>
        <w:jc w:val="left"/>
      </w:pPr>
      <w:r w:rsidRPr="00FC434F">
        <w:t>Where,</w:t>
      </w:r>
      <w:r w:rsidR="006D2477" w:rsidRPr="00FC434F">
        <w:t xml:space="preserv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 xml:space="preserve">&amp; </m:t>
        </m:r>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r>
          <m:rPr>
            <m:sty m:val="p"/>
          </m:rPr>
          <w:rPr>
            <w:rFonts w:ascii="Cambria Math" w:hAnsi="Cambria Math"/>
          </w:rPr>
          <m:t>average item rating for user u and v</m:t>
        </m:r>
      </m:oMath>
      <w:r w:rsidR="00416B4A" w:rsidRPr="00FC434F">
        <w:t xml:space="preserve"> </w:t>
      </w:r>
      <w:r w:rsidR="00194960" w:rsidRPr="00FC434F">
        <w:t xml:space="preserve"> </w:t>
      </w:r>
      <w:r w:rsidR="000E3FF0" w:rsidRPr="00FC434F">
        <w:t xml:space="preserve"> </w:t>
      </w:r>
    </w:p>
    <w:p w14:paraId="21F757D7" w14:textId="76A7CE6D" w:rsidR="006D2477" w:rsidRPr="00FC434F" w:rsidRDefault="006D2477" w:rsidP="0016242D">
      <w:pPr>
        <w:jc w:val="left"/>
      </w:pPr>
      <w:r w:rsidRPr="00FC434F">
        <w:t xml:space="preserve"> </w:t>
      </w:r>
      <m:oMath>
        <m:sSub>
          <m:sSubPr>
            <m:ctrlPr>
              <w:rPr>
                <w:rFonts w:ascii="Cambria Math" w:hAnsi="Cambria Math"/>
                <w:i/>
              </w:rPr>
            </m:ctrlPr>
          </m:sSubPr>
          <m:e>
            <m:r>
              <w:rPr>
                <w:rFonts w:ascii="Cambria Math" w:hAnsi="Cambria Math"/>
              </w:rPr>
              <m:t>S</m:t>
            </m:r>
          </m:e>
          <m:sub>
            <m:r>
              <w:rPr>
                <w:rFonts w:ascii="Cambria Math" w:hAnsi="Cambria Math"/>
              </w:rPr>
              <m:t>u,v</m:t>
            </m:r>
          </m:sub>
        </m:sSub>
        <m:r>
          <w:rPr>
            <w:rFonts w:ascii="Cambria Math" w:hAnsi="Cambria Math"/>
          </w:rPr>
          <m:t>=</m:t>
        </m:r>
        <m:r>
          <m:rPr>
            <m:sty m:val="p"/>
          </m:rPr>
          <w:rPr>
            <w:rFonts w:ascii="Cambria Math" w:hAnsi="Cambria Math"/>
          </w:rPr>
          <m:t>equivalence between u and v.</m:t>
        </m:r>
      </m:oMath>
      <w:r w:rsidR="000E3FF0" w:rsidRPr="00FC434F">
        <w:t xml:space="preserve"> </w:t>
      </w:r>
    </w:p>
    <w:p w14:paraId="28F186F5" w14:textId="3153EB2F" w:rsidR="006D2477" w:rsidRPr="00FC434F" w:rsidRDefault="006D2477" w:rsidP="008E6207">
      <w:pPr>
        <w:pStyle w:val="Heading6"/>
      </w:pPr>
      <w:r w:rsidRPr="00FC434F">
        <w:t>User-Based</w:t>
      </w:r>
      <w:r w:rsidR="00D34F0A" w:rsidRPr="00FC434F">
        <w:t xml:space="preserve"> Top-N</w:t>
      </w:r>
      <w:r w:rsidR="008E6207" w:rsidRPr="00FC434F">
        <w:t>:</w:t>
      </w:r>
    </w:p>
    <w:p w14:paraId="54D33327" w14:textId="77777777" w:rsidR="006B2278" w:rsidRPr="00FC434F" w:rsidRDefault="006B2278" w:rsidP="007B5C15">
      <w:r w:rsidRPr="00FC434F">
        <w:t xml:space="preserve">Firstly, the Pearson correlation or vector-space model is used to identify the </w:t>
      </w:r>
      <w:r w:rsidRPr="00DA446B">
        <w:rPr>
          <w:i/>
        </w:rPr>
        <w:t>k</w:t>
      </w:r>
      <w:r w:rsidRPr="00FC434F">
        <w:t xml:space="preserve"> most similar users (nearest neighbours) to the active user, in which users are treated as vectors in the m-dimensional item space, then the similarities between the active user and other users are calculated. After discovering the k most similar users, the rows that correspond in the user-item matrix R are averaged to identify a set of items, C, purchased together by a group and how many times the purchases happened. With the set C, user-based CF techniques then recommend the top-N most frequent items in C that the active user has not purchased. This algorithm has limitations related to scalability and real-time performance (Karypis 2001).</w:t>
      </w:r>
    </w:p>
    <w:p w14:paraId="455E4A51" w14:textId="5EB44436" w:rsidR="006D2477" w:rsidRPr="00FC434F" w:rsidRDefault="006D2477" w:rsidP="008E6207">
      <w:pPr>
        <w:pStyle w:val="Heading6"/>
      </w:pPr>
      <w:r w:rsidRPr="00FC434F">
        <w:t>Item-Based</w:t>
      </w:r>
      <w:r w:rsidR="00D34F0A" w:rsidRPr="00FC434F">
        <w:t xml:space="preserve"> Top-N</w:t>
      </w:r>
      <w:r w:rsidR="008E6207" w:rsidRPr="00FC434F">
        <w:t>:</w:t>
      </w:r>
    </w:p>
    <w:p w14:paraId="4D55D586" w14:textId="1F9917BC" w:rsidR="006B2278" w:rsidRPr="00FC434F" w:rsidRDefault="006B2278" w:rsidP="007B5C15">
      <w:r w:rsidRPr="00FC434F">
        <w:t>The k most similar items for each item are computed according to similarities; then a set C is identified, as a candidate of recommended items. The union of the k most similar items is taken, and each of the items in the set, U, that the user has already purchased is removed; then the similarities between each item of the set C and the set U are calculated. The resulting set of the items in C, sorted in decreasing order o</w:t>
      </w:r>
      <w:r w:rsidR="00B97416" w:rsidRPr="00FC434F">
        <w:t xml:space="preserve">f </w:t>
      </w:r>
      <w:r w:rsidRPr="00FC434F">
        <w:t>similarity, will be the recommended item-based Top-N list (Deshpande and Karypis 2004).</w:t>
      </w:r>
    </w:p>
    <w:p w14:paraId="70ED562F" w14:textId="77777777" w:rsidR="00C30E99" w:rsidRPr="00FC434F" w:rsidRDefault="00D65AE9" w:rsidP="007B5C15">
      <w:pPr>
        <w:pStyle w:val="Heading3"/>
      </w:pPr>
      <w:bookmarkStart w:id="25" w:name="_Toc56765997"/>
      <w:r w:rsidRPr="00FC434F">
        <w:lastRenderedPageBreak/>
        <w:t>Summary</w:t>
      </w:r>
      <w:bookmarkEnd w:id="25"/>
    </w:p>
    <w:p w14:paraId="5C10477A" w14:textId="1C705397" w:rsidR="006B2278" w:rsidRPr="00FC434F" w:rsidRDefault="00E344D0" w:rsidP="007B5C15">
      <w:r w:rsidRPr="00FC434F">
        <w:t xml:space="preserve">Both techniques under </w:t>
      </w:r>
      <w:r w:rsidR="006B2278" w:rsidRPr="00FC434F">
        <w:t>memory</w:t>
      </w:r>
      <w:r w:rsidRPr="00FC434F">
        <w:t>-based (</w:t>
      </w:r>
      <w:r w:rsidR="006B2278" w:rsidRPr="00FC434F">
        <w:t>neighbourhood</w:t>
      </w:r>
      <w:r w:rsidRPr="00FC434F">
        <w:t>-based)</w:t>
      </w:r>
      <w:r w:rsidR="006B2278" w:rsidRPr="00FC434F">
        <w:t xml:space="preserve"> col</w:t>
      </w:r>
      <w:r w:rsidRPr="00FC434F">
        <w:t xml:space="preserve">laborative filtering </w:t>
      </w:r>
      <w:r w:rsidR="006B2278" w:rsidRPr="00FC434F">
        <w:t>compute similarities between users or items, and then based on the similarity values, the weighted sum of ratings or simple weighted aggregate is used for predictions.</w:t>
      </w:r>
    </w:p>
    <w:p w14:paraId="7792FDA4" w14:textId="77777777" w:rsidR="008F4DD9" w:rsidRPr="00FC434F" w:rsidRDefault="006B2278" w:rsidP="007B5C15">
      <w:r w:rsidRPr="00FC434F">
        <w:t>The most commonly used methods to calculate similarity are Pearson correlation and vector cosine similarity. These similarity calculations are conducted between items that have been rated the same by a certain user or two users who have rated an item similarly. Then top-N recommendations are made with respect to the similarity values.</w:t>
      </w:r>
    </w:p>
    <w:p w14:paraId="5D19731D" w14:textId="2728F1BB" w:rsidR="00C30E99" w:rsidRPr="00FC434F" w:rsidRDefault="00F831DB" w:rsidP="007B5C15">
      <w:pPr>
        <w:pStyle w:val="Heading2"/>
      </w:pPr>
      <w:bookmarkStart w:id="26" w:name="_Toc56765998"/>
      <w:r w:rsidRPr="00FC434F">
        <w:t xml:space="preserve">Matrix </w:t>
      </w:r>
      <w:bookmarkEnd w:id="26"/>
      <w:r w:rsidR="005D656F">
        <w:t>Factorisation</w:t>
      </w:r>
    </w:p>
    <w:p w14:paraId="2FB991C1" w14:textId="21B82355" w:rsidR="00A83AF4" w:rsidRPr="00FC434F" w:rsidRDefault="00A83AF4" w:rsidP="007B5C15">
      <w:r w:rsidRPr="00FC434F">
        <w:t xml:space="preserve">Matrix </w:t>
      </w:r>
      <w:r w:rsidR="005D656F">
        <w:t>factorisation</w:t>
      </w:r>
      <w:r w:rsidRPr="00FC434F">
        <w:t xml:space="preserve"> is a well-known model-based algorithm that uses matrix algebra to characterize both items and users by vectors of factors gotten from patterns of item ratings (Ricci, Rokach &amp; Shapira 2015). </w:t>
      </w:r>
    </w:p>
    <w:p w14:paraId="7D195521" w14:textId="30302DBA" w:rsidR="00C30E99" w:rsidRPr="00FC434F" w:rsidRDefault="00786B1F" w:rsidP="00B11C85">
      <w:pPr>
        <w:pStyle w:val="Heading3"/>
        <w:jc w:val="left"/>
        <w:rPr>
          <w:u w:val="single"/>
        </w:rPr>
      </w:pPr>
      <w:bookmarkStart w:id="27" w:name="_Toc56765999"/>
      <w:r w:rsidRPr="00FC434F">
        <w:rPr>
          <w:u w:val="single"/>
        </w:rPr>
        <w:t>Introduction to</w:t>
      </w:r>
      <w:r w:rsidR="00F831DB" w:rsidRPr="00FC434F">
        <w:rPr>
          <w:u w:val="single"/>
        </w:rPr>
        <w:t xml:space="preserve"> Matrix </w:t>
      </w:r>
      <w:bookmarkEnd w:id="27"/>
      <w:r w:rsidR="005D656F">
        <w:rPr>
          <w:u w:val="single"/>
        </w:rPr>
        <w:t>Factorisation</w:t>
      </w:r>
    </w:p>
    <w:p w14:paraId="6F4151F7" w14:textId="523F475F" w:rsidR="00C93272" w:rsidRPr="00FC434F" w:rsidRDefault="00C93272" w:rsidP="007B5C15">
      <w:r w:rsidRPr="00FC434F">
        <w:t>Hubert,</w:t>
      </w:r>
      <w:r w:rsidR="00786B1F" w:rsidRPr="00FC434F">
        <w:t xml:space="preserve"> </w:t>
      </w:r>
      <w:r w:rsidRPr="00FC434F">
        <w:t>Meulman and Heiser</w:t>
      </w:r>
      <w:r w:rsidR="00ED5CF3" w:rsidRPr="00FC434F">
        <w:t xml:space="preserve"> (2000) defined Matrix factorisation a</w:t>
      </w:r>
      <w:r w:rsidRPr="00FC434F">
        <w:t xml:space="preserve">s the numerical linear algebra that serves the purpose of rearranging through a series of easier sub problems </w:t>
      </w:r>
      <w:r w:rsidR="00ED5CF3" w:rsidRPr="00FC434F">
        <w:t xml:space="preserve">from </w:t>
      </w:r>
      <w:r w:rsidRPr="00FC434F">
        <w:t>a task that may be relatively difficult to solve.</w:t>
      </w:r>
    </w:p>
    <w:p w14:paraId="69CC7F30" w14:textId="5BF2133C" w:rsidR="00B5460E" w:rsidRPr="00FC434F" w:rsidRDefault="00C93272" w:rsidP="007B5C15">
      <w:r w:rsidRPr="00FC434F">
        <w:t>Matrix factorisation</w:t>
      </w:r>
      <w:r w:rsidR="00A83AF4" w:rsidRPr="00FC434F">
        <w:t xml:space="preserve"> has many important advantages</w:t>
      </w:r>
      <w:r w:rsidR="00B50881" w:rsidRPr="00FC434F">
        <w:t>. It is able</w:t>
      </w:r>
      <w:r w:rsidR="00A83AF4" w:rsidRPr="00FC434F">
        <w:t xml:space="preserve"> to illustrate a recommendation with t</w:t>
      </w:r>
      <w:r w:rsidR="00B50881" w:rsidRPr="00FC434F">
        <w:t>he list of the neighbours used and has</w:t>
      </w:r>
      <w:r w:rsidR="00E934F5" w:rsidRPr="00FC434F">
        <w:t xml:space="preserve"> computational </w:t>
      </w:r>
      <w:r w:rsidR="00B50881" w:rsidRPr="00FC434F">
        <w:t>flexibility that allows scaling</w:t>
      </w:r>
      <w:r w:rsidR="00A83AF4" w:rsidRPr="00FC434F">
        <w:t xml:space="preserve"> up to br</w:t>
      </w:r>
      <w:r w:rsidR="00E934F5" w:rsidRPr="00FC434F">
        <w:t>oad recommender systems, and this method is marked consistent</w:t>
      </w:r>
      <w:r w:rsidR="00A83AF4" w:rsidRPr="00FC434F">
        <w:t xml:space="preserve"> in an online environment where new users and things are continually added. Another strength is its po</w:t>
      </w:r>
      <w:r w:rsidRPr="00FC434F">
        <w:t>tential for making accidental</w:t>
      </w:r>
      <w:r w:rsidR="00A83AF4" w:rsidRPr="00FC434F">
        <w:t xml:space="preserve"> recommendations that can lead users to discover unexpected, yet very interesting items</w:t>
      </w:r>
      <w:r w:rsidR="00DA446B">
        <w:t xml:space="preserve"> (</w:t>
      </w:r>
      <w:r w:rsidR="00DA446B">
        <w:rPr>
          <w:rFonts w:ascii="Calibri" w:hAnsi="Calibri" w:cs="Calibri"/>
        </w:rPr>
        <w:t xml:space="preserve">Ricci </w:t>
      </w:r>
      <w:r w:rsidR="00DA446B" w:rsidRPr="00DA446B">
        <w:rPr>
          <w:rFonts w:ascii="Calibri" w:hAnsi="Calibri" w:cs="Calibri"/>
          <w:i/>
        </w:rPr>
        <w:t>et al</w:t>
      </w:r>
      <w:r w:rsidR="00DA446B">
        <w:rPr>
          <w:rFonts w:ascii="Calibri" w:hAnsi="Calibri" w:cs="Calibri"/>
        </w:rPr>
        <w:t xml:space="preserve">. </w:t>
      </w:r>
      <w:r w:rsidR="00DA446B" w:rsidRPr="00FC434F">
        <w:rPr>
          <w:rFonts w:ascii="Calibri" w:hAnsi="Calibri" w:cs="Calibri"/>
        </w:rPr>
        <w:t>20</w:t>
      </w:r>
      <w:r w:rsidR="00DA446B">
        <w:rPr>
          <w:rFonts w:ascii="Calibri" w:hAnsi="Calibri" w:cs="Calibri"/>
        </w:rPr>
        <w:t>15)</w:t>
      </w:r>
      <w:r w:rsidR="00A83AF4" w:rsidRPr="00FC434F">
        <w:t>.</w:t>
      </w:r>
    </w:p>
    <w:p w14:paraId="3BC39862" w14:textId="1BE1A3F9" w:rsidR="00A83AF4" w:rsidRPr="00FC434F" w:rsidRDefault="00790F54" w:rsidP="007B5C15">
      <w:r w:rsidRPr="00FC434F">
        <w:rPr>
          <w:rFonts w:ascii="Calibri" w:hAnsi="Calibri" w:cs="Calibri"/>
        </w:rPr>
        <w:t>Ricci, Rokach</w:t>
      </w:r>
      <w:r w:rsidR="00B5460E" w:rsidRPr="00FC434F">
        <w:rPr>
          <w:rFonts w:ascii="Calibri" w:hAnsi="Calibri" w:cs="Calibri"/>
        </w:rPr>
        <w:t xml:space="preserve"> and Shapira (2015)</w:t>
      </w:r>
      <w:r w:rsidR="00A060B9" w:rsidRPr="00FC434F">
        <w:t xml:space="preserve"> stated that,</w:t>
      </w:r>
      <w:r w:rsidR="00B5460E" w:rsidRPr="00FC434F">
        <w:t xml:space="preserve"> the</w:t>
      </w:r>
      <w:r w:rsidR="00A83AF4" w:rsidRPr="00FC434F">
        <w:t xml:space="preserve"> impact on the accuracy and efficiency of the recommender system is choosing between a user-based and an item-based neighbourhood method. </w:t>
      </w:r>
      <w:r w:rsidR="00142FB4" w:rsidRPr="00FC434F">
        <w:t>The difference between the two memory-based approaches is that</w:t>
      </w:r>
      <w:del w:id="28" w:author="Sean Van Der Merwe" w:date="2020-11-23T08:16:00Z">
        <w:r w:rsidR="00142FB4" w:rsidRPr="00FC434F" w:rsidDel="0050259D">
          <w:delText xml:space="preserve">, </w:delText>
        </w:r>
      </w:del>
      <w:r w:rsidR="00142FB4" w:rsidRPr="00FC434F">
        <w:t xml:space="preserve"> i</w:t>
      </w:r>
      <w:r w:rsidR="00A83AF4" w:rsidRPr="00FC434F">
        <w:t>tem-based approaches provide</w:t>
      </w:r>
      <w:r w:rsidR="00A060B9" w:rsidRPr="00FC434F">
        <w:t xml:space="preserve"> more accurate r</w:t>
      </w:r>
      <w:r w:rsidR="00142FB4" w:rsidRPr="00FC434F">
        <w:t>ecommendations while</w:t>
      </w:r>
      <w:r w:rsidR="00A83AF4" w:rsidRPr="00FC434F">
        <w:t xml:space="preserve"> </w:t>
      </w:r>
      <w:r w:rsidR="00A060B9" w:rsidRPr="00FC434F">
        <w:t>u</w:t>
      </w:r>
      <w:r w:rsidR="00A83AF4" w:rsidRPr="00FC434F">
        <w:t xml:space="preserve">ser-based methods usually provide more original recommendations, which may lead users to a more satisfying experience. </w:t>
      </w:r>
    </w:p>
    <w:p w14:paraId="59B9B06E" w14:textId="77777777" w:rsidR="00C30E99" w:rsidRPr="00FC434F" w:rsidRDefault="00F831DB" w:rsidP="00205364">
      <w:pPr>
        <w:pStyle w:val="Heading3"/>
        <w:rPr>
          <w:u w:val="single"/>
        </w:rPr>
      </w:pPr>
      <w:bookmarkStart w:id="29" w:name="_Toc56766000"/>
      <w:r w:rsidRPr="00FC434F">
        <w:rPr>
          <w:u w:val="single"/>
        </w:rPr>
        <w:lastRenderedPageBreak/>
        <w:t>Methods</w:t>
      </w:r>
      <w:bookmarkEnd w:id="29"/>
    </w:p>
    <w:p w14:paraId="43B25B14" w14:textId="6E102DC4" w:rsidR="00A83AF4" w:rsidRPr="00FC434F" w:rsidRDefault="00A83AF4" w:rsidP="007B5C15">
      <w:r w:rsidRPr="00FC434F">
        <w:t xml:space="preserve">When a user </w:t>
      </w:r>
      <w:r w:rsidR="008E08A5" w:rsidRPr="00FC434F">
        <w:t xml:space="preserve">Isaiah </w:t>
      </w:r>
      <w:r w:rsidR="00924760" w:rsidRPr="00FC434F">
        <w:t>gave</w:t>
      </w:r>
      <w:r w:rsidRPr="00FC434F">
        <w:t xml:space="preserve"> feed</w:t>
      </w:r>
      <w:r w:rsidR="00924760" w:rsidRPr="00FC434F">
        <w:t>back on</w:t>
      </w:r>
      <w:r w:rsidR="008E08A5" w:rsidRPr="00FC434F">
        <w:t xml:space="preserve"> a certain movie</w:t>
      </w:r>
      <w:r w:rsidR="00924760" w:rsidRPr="00FC434F">
        <w:t>,</w:t>
      </w:r>
      <w:r w:rsidR="008E08A5" w:rsidRPr="00FC434F">
        <w:t xml:space="preserve"> he</w:t>
      </w:r>
      <w:r w:rsidR="00924760" w:rsidRPr="00FC434F">
        <w:t xml:space="preserve"> noticed that the </w:t>
      </w:r>
      <w:r w:rsidRPr="00FC434F">
        <w:t xml:space="preserve">feedback </w:t>
      </w:r>
      <w:r w:rsidR="00924760" w:rsidRPr="00FC434F">
        <w:t xml:space="preserve">collection </w:t>
      </w:r>
      <w:r w:rsidRPr="00FC434F">
        <w:t xml:space="preserve">can be represented in a form of a matrix. Where each row represents each </w:t>
      </w:r>
      <w:r w:rsidR="00D17507" w:rsidRPr="00FC434F">
        <w:t>user,</w:t>
      </w:r>
      <w:r w:rsidRPr="00FC434F">
        <w:t xml:space="preserve"> while each column represents different movies. </w:t>
      </w:r>
      <w:r w:rsidR="00D17507" w:rsidRPr="00FC434F">
        <w:t>Obviously,</w:t>
      </w:r>
      <w:r w:rsidRPr="00FC434F">
        <w:t xml:space="preserve"> the matrix will be sparse since not everyone is going to watch </w:t>
      </w:r>
      <w:r w:rsidR="00351B1D" w:rsidRPr="00FC434F">
        <w:t xml:space="preserve">and rate </w:t>
      </w:r>
      <w:r w:rsidRPr="00FC434F">
        <w:t>every movie.</w:t>
      </w:r>
    </w:p>
    <w:p w14:paraId="2C5CF66B" w14:textId="33ACF726" w:rsidR="00A83AF4" w:rsidRPr="00FC434F" w:rsidRDefault="00D17507" w:rsidP="007B5C15">
      <w:r w:rsidRPr="00FC434F">
        <w:t xml:space="preserve">One </w:t>
      </w:r>
      <w:r w:rsidR="000A47A6" w:rsidRPr="00FC434F">
        <w:t xml:space="preserve">other </w:t>
      </w:r>
      <w:r w:rsidRPr="00FC434F">
        <w:t>strength</w:t>
      </w:r>
      <w:r w:rsidR="00A83AF4" w:rsidRPr="00FC434F">
        <w:t xml:space="preserve"> of matrix </w:t>
      </w:r>
      <w:r w:rsidR="005D656F">
        <w:t>factorisation</w:t>
      </w:r>
      <w:r w:rsidR="00A83AF4" w:rsidRPr="00FC434F">
        <w:t xml:space="preserve"> is </w:t>
      </w:r>
      <w:r w:rsidR="000A47A6" w:rsidRPr="00FC434F">
        <w:t xml:space="preserve">the fact that it can </w:t>
      </w:r>
      <w:r w:rsidR="00B2446A" w:rsidRPr="00FC434F">
        <w:t>integrate</w:t>
      </w:r>
      <w:r w:rsidR="00A83AF4" w:rsidRPr="00FC434F">
        <w:t xml:space="preserve"> implici</w:t>
      </w:r>
      <w:r w:rsidR="005C10AB" w:rsidRPr="00FC434F">
        <w:t>t feedback, information that is</w:t>
      </w:r>
      <w:r w:rsidR="00A83AF4" w:rsidRPr="00FC434F">
        <w:t xml:space="preserve"> not directly given but can be derived by analysing user behaviour</w:t>
      </w:r>
      <w:r w:rsidR="008C1357">
        <w:t xml:space="preserve"> (Seo, 2018)</w:t>
      </w:r>
      <w:r w:rsidR="00A83AF4" w:rsidRPr="00FC434F">
        <w:t xml:space="preserve">. Using this </w:t>
      </w:r>
      <w:r w:rsidRPr="00FC434F">
        <w:t>strength,</w:t>
      </w:r>
      <w:r w:rsidR="00A83AF4" w:rsidRPr="00FC434F">
        <w:t xml:space="preserve"> we can estimate if a user is goi</w:t>
      </w:r>
      <w:r w:rsidR="008E08A5" w:rsidRPr="00FC434F">
        <w:t>ng to like a movie that he</w:t>
      </w:r>
      <w:r w:rsidR="00A83AF4" w:rsidRPr="00FC434F">
        <w:t xml:space="preserve"> never saw. And if that estimated rating is high, we can recommend that movie to the user.</w:t>
      </w:r>
    </w:p>
    <w:p w14:paraId="05662CC8" w14:textId="3234B99D" w:rsidR="00A83AF4" w:rsidRPr="00FC434F" w:rsidRDefault="005D656F" w:rsidP="007B5C15">
      <w:r>
        <w:t>Factorisation</w:t>
      </w:r>
      <w:r w:rsidR="00A83AF4" w:rsidRPr="00FC434F">
        <w:t xml:space="preserve"> </w:t>
      </w:r>
      <w:r w:rsidR="00D17507" w:rsidRPr="00FC434F">
        <w:t>methods solve</w:t>
      </w:r>
      <w:r w:rsidR="00B61667" w:rsidRPr="00FC434F">
        <w:t xml:space="preserve"> the scalability and sparsity problem</w:t>
      </w:r>
      <w:r w:rsidR="00A83AF4" w:rsidRPr="00FC434F">
        <w:t xml:space="preserve"> by projecting users and items into a reduced latent space that captures their most salient features. Because users and items are compared in this dense subspace of high-level features, instead of the “rating space”, more meaningful relations can be discovered</w:t>
      </w:r>
      <w:r w:rsidR="00A23986" w:rsidRPr="00FC434F">
        <w:t xml:space="preserve"> </w:t>
      </w:r>
      <w:r w:rsidR="00A23986" w:rsidRPr="00FC434F">
        <w:rPr>
          <w:rFonts w:ascii="Calibri" w:hAnsi="Calibri" w:cs="Calibri"/>
          <w:color w:val="221E1F"/>
        </w:rPr>
        <w:t>(</w:t>
      </w:r>
      <w:r w:rsidR="00D17507" w:rsidRPr="00FC434F">
        <w:rPr>
          <w:rFonts w:ascii="Calibri" w:hAnsi="Calibri" w:cs="Calibri"/>
          <w:color w:val="221E1F"/>
        </w:rPr>
        <w:t>Ricci, Rokach</w:t>
      </w:r>
      <w:r w:rsidR="00A23986" w:rsidRPr="00FC434F">
        <w:rPr>
          <w:rFonts w:ascii="Calibri" w:hAnsi="Calibri" w:cs="Calibri"/>
          <w:color w:val="221E1F"/>
        </w:rPr>
        <w:t xml:space="preserve"> and Shapira 2015)</w:t>
      </w:r>
      <w:r w:rsidR="00A83AF4" w:rsidRPr="00FC434F">
        <w:t xml:space="preserve">. </w:t>
      </w:r>
    </w:p>
    <w:p w14:paraId="3BD0BA31" w14:textId="261F799C" w:rsidR="00A83AF4" w:rsidRPr="00FC434F" w:rsidRDefault="00A23986" w:rsidP="007B5C15">
      <w:r w:rsidRPr="00FC434F">
        <w:t xml:space="preserve"> A relation between Isaiah and Eviwe </w:t>
      </w:r>
      <w:r w:rsidR="00A83AF4" w:rsidRPr="00FC434F">
        <w:t xml:space="preserve">can </w:t>
      </w:r>
      <w:r w:rsidR="004A6911" w:rsidRPr="00FC434F">
        <w:t xml:space="preserve">be </w:t>
      </w:r>
      <w:r w:rsidR="00B2446A" w:rsidRPr="00FC434F">
        <w:t>integrated</w:t>
      </w:r>
      <w:r w:rsidR="00A83AF4" w:rsidRPr="00FC434F">
        <w:t>, even though these users have rated di</w:t>
      </w:r>
      <w:r w:rsidR="00143B98" w:rsidRPr="00FC434F">
        <w:t>fferent items. As a result, this method is</w:t>
      </w:r>
      <w:r w:rsidR="00A83AF4" w:rsidRPr="00FC434F">
        <w:t xml:space="preserve"> generally less sensitive to sparse data.</w:t>
      </w:r>
    </w:p>
    <w:p w14:paraId="0A6190F0" w14:textId="2EA470D7" w:rsidR="001E74D3" w:rsidRPr="00FC434F" w:rsidRDefault="00A83AF4" w:rsidP="007B5C15">
      <w:r w:rsidRPr="00FC434F">
        <w:t xml:space="preserve">There two ways in which </w:t>
      </w:r>
      <w:r w:rsidR="005D656F">
        <w:t>factorisation</w:t>
      </w:r>
      <w:r w:rsidRPr="00FC434F">
        <w:t xml:space="preserve"> t</w:t>
      </w:r>
      <w:r w:rsidR="00B2446A" w:rsidRPr="00FC434F">
        <w:t>hat can make more accurate or</w:t>
      </w:r>
      <w:r w:rsidRPr="00FC434F">
        <w:t xml:space="preserve"> improve </w:t>
      </w:r>
      <w:r w:rsidR="00B2446A" w:rsidRPr="00FC434F">
        <w:t xml:space="preserve">recommendations, </w:t>
      </w:r>
      <w:r w:rsidRPr="00FC434F">
        <w:t>(1) sparse simil</w:t>
      </w:r>
      <w:r w:rsidR="00B2446A" w:rsidRPr="00FC434F">
        <w:t xml:space="preserve">arity matrix and </w:t>
      </w:r>
      <w:r w:rsidRPr="00FC434F">
        <w:t>(2) user-item rating matrix.</w:t>
      </w:r>
    </w:p>
    <w:p w14:paraId="5C01F8DD" w14:textId="77777777" w:rsidR="00A83AF4" w:rsidRPr="00FC434F" w:rsidRDefault="00A83AF4" w:rsidP="00B11C85">
      <w:pPr>
        <w:jc w:val="left"/>
        <w:rPr>
          <w:u w:val="single"/>
        </w:rPr>
      </w:pPr>
      <w:r w:rsidRPr="00FC434F">
        <w:rPr>
          <w:u w:val="single"/>
        </w:rPr>
        <w:t>Factorizing the Similarity Matrix</w:t>
      </w:r>
    </w:p>
    <w:p w14:paraId="52B52088" w14:textId="7589BB6C" w:rsidR="00A83AF4" w:rsidRPr="00FC434F" w:rsidRDefault="00A83AF4" w:rsidP="007B5C15">
      <w:r w:rsidRPr="00FC434F">
        <w:t xml:space="preserve">Neighbourhood similarity measures like the correlation similarity are usually very sparse since the average number of ratings per user is much less than the total number of items. A simple solution to density a sparse similarity matrix is to compute a low-rank approximation of this matrix with a </w:t>
      </w:r>
      <w:r w:rsidR="005D656F">
        <w:t>factorisation</w:t>
      </w:r>
      <w:r w:rsidRPr="00FC434F">
        <w:t xml:space="preserve"> method.</w:t>
      </w:r>
    </w:p>
    <w:p w14:paraId="09ADF0FA" w14:textId="3FE81DD6" w:rsidR="00A83AF4" w:rsidRPr="00FC434F" w:rsidRDefault="00A83AF4" w:rsidP="007B5C15">
      <w:r w:rsidRPr="00FC434F">
        <w:t xml:space="preserve">The most </w:t>
      </w:r>
      <w:r w:rsidR="00D17507" w:rsidRPr="00FC434F">
        <w:t>famous approach</w:t>
      </w:r>
      <w:r w:rsidR="00090B53" w:rsidRPr="00FC434F">
        <w:t xml:space="preserve"> </w:t>
      </w:r>
      <w:r w:rsidR="000C39E6" w:rsidRPr="00FC434F">
        <w:t>is matrix</w:t>
      </w:r>
      <w:r w:rsidRPr="00FC434F">
        <w:t xml:space="preserve"> </w:t>
      </w:r>
      <w:r w:rsidR="005D656F">
        <w:t>factorisation</w:t>
      </w:r>
      <w:r w:rsidRPr="00FC434F">
        <w:t xml:space="preserve"> (MF). Compared to the Memory-based algorithms, </w:t>
      </w:r>
      <w:r w:rsidR="002502C9" w:rsidRPr="00FC434F">
        <w:t>t</w:t>
      </w:r>
      <w:r w:rsidRPr="00FC434F">
        <w:t>he MF targets to approximate R as the product of two much smaller matrixes.</w:t>
      </w:r>
      <w:r w:rsidR="00A23986" w:rsidRPr="00FC434F">
        <w:rPr>
          <w:rFonts w:ascii="Calibri" w:hAnsi="Calibri" w:cs="Calibri"/>
        </w:rPr>
        <w:t xml:space="preserve"> (Xin, Yunni &amp; Qingsheng 2012)</w:t>
      </w:r>
    </w:p>
    <w:p w14:paraId="71026C0D" w14:textId="77777777" w:rsidR="00A83AF4" w:rsidRPr="00FC434F" w:rsidRDefault="008E08A5" w:rsidP="00A83AF4">
      <m:oMathPara>
        <m:oMath>
          <m:r>
            <w:rPr>
              <w:rFonts w:ascii="Cambria Math" w:hAnsi="Cambria Math" w:cs="TimesNewRomanPSMT"/>
            </w:rPr>
            <m:t>R≈P</m:t>
          </m:r>
          <m:sSup>
            <m:sSupPr>
              <m:ctrlPr>
                <w:rPr>
                  <w:rFonts w:ascii="Cambria Math" w:hAnsi="Cambria Math" w:cs="TimesNewRomanPSMT"/>
                  <w:i/>
                  <w:szCs w:val="24"/>
                </w:rPr>
              </m:ctrlPr>
            </m:sSupPr>
            <m:e>
              <m:r>
                <w:rPr>
                  <w:rFonts w:ascii="Cambria Math" w:hAnsi="Cambria Math" w:cs="TimesNewRomanPSMT"/>
                </w:rPr>
                <m:t>Q</m:t>
              </m:r>
            </m:e>
            <m:sup>
              <m:r>
                <w:rPr>
                  <w:rFonts w:ascii="Cambria Math" w:hAnsi="Cambria Math" w:cs="TimesNewRomanPSMT"/>
                </w:rPr>
                <m:t>T</m:t>
              </m:r>
            </m:sup>
          </m:sSup>
          <m:r>
            <w:rPr>
              <w:rFonts w:ascii="Cambria Math" w:hAnsi="Cambria Math" w:cs="TimesNewRomanPSMT"/>
            </w:rPr>
            <m:t>=</m:t>
          </m:r>
          <m:d>
            <m:dPr>
              <m:begChr m:val="["/>
              <m:endChr m:val="]"/>
              <m:ctrlPr>
                <w:rPr>
                  <w:rFonts w:ascii="Cambria Math" w:hAnsi="Cambria Math" w:cs="TimesNewRomanPSMT"/>
                  <w:i/>
                  <w:szCs w:val="24"/>
                </w:rPr>
              </m:ctrlPr>
            </m:dPr>
            <m:e>
              <m:m>
                <m:mPr>
                  <m:mcs>
                    <m:mc>
                      <m:mcPr>
                        <m:count m:val="1"/>
                        <m:mcJc m:val="center"/>
                      </m:mcPr>
                    </m:mc>
                  </m:mcs>
                  <m:ctrlPr>
                    <w:rPr>
                      <w:rFonts w:ascii="Cambria Math" w:hAnsi="Cambria Math" w:cs="TimesNewRomanPSMT"/>
                      <w:i/>
                      <w:szCs w:val="24"/>
                    </w:rPr>
                  </m:ctrlPr>
                </m:mPr>
                <m:mr>
                  <m:e>
                    <m:sSub>
                      <m:sSubPr>
                        <m:ctrlPr>
                          <w:rPr>
                            <w:rFonts w:ascii="Cambria Math" w:hAnsi="Cambria Math" w:cs="TimesNewRomanPSMT"/>
                            <w:i/>
                            <w:szCs w:val="24"/>
                          </w:rPr>
                        </m:ctrlPr>
                      </m:sSubPr>
                      <m:e>
                        <m:r>
                          <w:rPr>
                            <w:rFonts w:ascii="Cambria Math" w:hAnsi="Cambria Math" w:cs="TimesNewRomanPSMT"/>
                          </w:rPr>
                          <m:t>p</m:t>
                        </m:r>
                      </m:e>
                      <m:sub>
                        <m:r>
                          <w:rPr>
                            <w:rFonts w:ascii="Cambria Math" w:hAnsi="Cambria Math" w:cs="TimesNewRomanPSMT"/>
                          </w:rPr>
                          <m:t>1</m:t>
                        </m:r>
                      </m:sub>
                    </m:sSub>
                  </m:e>
                </m:mr>
                <m:mr>
                  <m:e>
                    <m:sSub>
                      <m:sSubPr>
                        <m:ctrlPr>
                          <w:rPr>
                            <w:rFonts w:ascii="Cambria Math" w:hAnsi="Cambria Math" w:cs="TimesNewRomanPSMT"/>
                            <w:i/>
                            <w:szCs w:val="24"/>
                          </w:rPr>
                        </m:ctrlPr>
                      </m:sSubPr>
                      <m:e>
                        <m:r>
                          <w:rPr>
                            <w:rFonts w:ascii="Cambria Math" w:hAnsi="Cambria Math" w:cs="TimesNewRomanPSMT"/>
                          </w:rPr>
                          <m:t>p</m:t>
                        </m:r>
                      </m:e>
                      <m:sub>
                        <m:r>
                          <w:rPr>
                            <w:rFonts w:ascii="Cambria Math" w:hAnsi="Cambria Math" w:cs="TimesNewRomanPSMT"/>
                          </w:rPr>
                          <m:t>2</m:t>
                        </m:r>
                      </m:sub>
                    </m:sSub>
                  </m:e>
                </m:mr>
                <m:mr>
                  <m:e>
                    <m:r>
                      <w:rPr>
                        <w:rFonts w:ascii="Cambria Math" w:hAnsi="Cambria Math" w:cs="TimesNewRomanPSMT"/>
                      </w:rPr>
                      <m:t>.</m:t>
                    </m:r>
                  </m:e>
                </m:mr>
              </m:m>
            </m:e>
          </m:d>
          <m:d>
            <m:dPr>
              <m:begChr m:val="["/>
              <m:endChr m:val="]"/>
              <m:ctrlPr>
                <w:rPr>
                  <w:rFonts w:ascii="Cambria Math" w:hAnsi="Cambria Math" w:cs="TimesNewRomanPSMT"/>
                  <w:i/>
                  <w:szCs w:val="24"/>
                </w:rPr>
              </m:ctrlPr>
            </m:dPr>
            <m:e>
              <m:sSubSup>
                <m:sSubSupPr>
                  <m:ctrlPr>
                    <w:rPr>
                      <w:rFonts w:ascii="Cambria Math" w:hAnsi="Cambria Math" w:cs="TimesNewRomanPSMT"/>
                      <w:i/>
                      <w:szCs w:val="24"/>
                    </w:rPr>
                  </m:ctrlPr>
                </m:sSubSupPr>
                <m:e>
                  <m:r>
                    <w:rPr>
                      <w:rFonts w:ascii="Cambria Math" w:hAnsi="Cambria Math" w:cs="TimesNewRomanPSMT"/>
                    </w:rPr>
                    <m:t>q</m:t>
                  </m:r>
                </m:e>
                <m:sub>
                  <m:r>
                    <w:rPr>
                      <w:rFonts w:ascii="Cambria Math" w:hAnsi="Cambria Math" w:cs="TimesNewRomanPSMT"/>
                    </w:rPr>
                    <m:t>1</m:t>
                  </m:r>
                </m:sub>
                <m:sup>
                  <m:r>
                    <w:rPr>
                      <w:rFonts w:ascii="Cambria Math" w:hAnsi="Cambria Math" w:cs="TimesNewRomanPSMT"/>
                    </w:rPr>
                    <m:t>T</m:t>
                  </m:r>
                </m:sup>
              </m:sSubSup>
              <m:r>
                <w:rPr>
                  <w:rFonts w:ascii="Cambria Math" w:hAnsi="Cambria Math" w:cs="TimesNewRomanPSMT"/>
                </w:rPr>
                <m:t xml:space="preserve"> </m:t>
              </m:r>
              <m:sSubSup>
                <m:sSubSupPr>
                  <m:ctrlPr>
                    <w:rPr>
                      <w:rFonts w:ascii="Cambria Math" w:hAnsi="Cambria Math" w:cs="TimesNewRomanPSMT"/>
                      <w:i/>
                      <w:szCs w:val="24"/>
                    </w:rPr>
                  </m:ctrlPr>
                </m:sSubSupPr>
                <m:e>
                  <m:r>
                    <w:rPr>
                      <w:rFonts w:ascii="Cambria Math" w:hAnsi="Cambria Math" w:cs="TimesNewRomanPSMT"/>
                    </w:rPr>
                    <m:t>q</m:t>
                  </m:r>
                </m:e>
                <m:sub>
                  <m:r>
                    <w:rPr>
                      <w:rFonts w:ascii="Cambria Math" w:hAnsi="Cambria Math" w:cs="TimesNewRomanPSMT"/>
                    </w:rPr>
                    <m:t>2</m:t>
                  </m:r>
                </m:sub>
                <m:sup>
                  <m:r>
                    <w:rPr>
                      <w:rFonts w:ascii="Cambria Math" w:hAnsi="Cambria Math" w:cs="TimesNewRomanPSMT"/>
                    </w:rPr>
                    <m:t>T</m:t>
                  </m:r>
                </m:sup>
              </m:sSubSup>
              <m:r>
                <w:rPr>
                  <w:rFonts w:ascii="Cambria Math" w:hAnsi="Cambria Math" w:cs="TimesNewRomanPSMT"/>
                </w:rPr>
                <m:t>….</m:t>
              </m:r>
            </m:e>
          </m:d>
          <m:r>
            <w:rPr>
              <w:rFonts w:ascii="Cambria Math" w:hAnsi="Cambria Math" w:cs="TimesNewRomanPSMT"/>
            </w:rPr>
            <m:t xml:space="preserve">  </m:t>
          </m:r>
        </m:oMath>
      </m:oMathPara>
    </w:p>
    <w:p w14:paraId="04F828A3" w14:textId="77777777" w:rsidR="008D3996" w:rsidRPr="00FC434F" w:rsidRDefault="008D3996" w:rsidP="002502C9">
      <w:pPr>
        <w:pStyle w:val="NoSpacing"/>
        <w:rPr>
          <w:lang w:val="en-ZA"/>
        </w:rPr>
      </w:pPr>
      <w:r w:rsidRPr="00FC434F">
        <w:rPr>
          <w:lang w:val="en-ZA"/>
        </w:rPr>
        <w:lastRenderedPageBreak/>
        <w:t xml:space="preserve">We define </w:t>
      </w:r>
      <w:r w:rsidR="008E08A5" w:rsidRPr="00FC434F">
        <w:rPr>
          <w:lang w:val="en-ZA"/>
        </w:rPr>
        <w:t xml:space="preserve">P is an  </w:t>
      </w:r>
      <m:oMath>
        <m:sSub>
          <m:sSubPr>
            <m:ctrlPr>
              <w:rPr>
                <w:rFonts w:ascii="Cambria Math" w:hAnsi="Cambria Math" w:cs="TimesNewRomanPSMT"/>
                <w:i/>
                <w:szCs w:val="24"/>
                <w:lang w:val="en-ZA"/>
              </w:rPr>
            </m:ctrlPr>
          </m:sSubPr>
          <m:e>
            <m:r>
              <w:rPr>
                <w:rFonts w:ascii="Cambria Math" w:hAnsi="Cambria Math" w:cs="TimesNewRomanPSMT"/>
                <w:lang w:val="en-ZA"/>
              </w:rPr>
              <m:t>n</m:t>
            </m:r>
          </m:e>
          <m:sub>
            <m:r>
              <w:rPr>
                <w:rFonts w:ascii="Cambria Math" w:hAnsi="Cambria Math" w:cs="TimesNewRomanPSMT"/>
                <w:lang w:val="en-ZA"/>
              </w:rPr>
              <m:t>u</m:t>
            </m:r>
          </m:sub>
        </m:sSub>
        <m:r>
          <w:rPr>
            <w:rFonts w:ascii="Cambria Math" w:hAnsi="Cambria Math" w:cs="TimesNewRomanPSMT"/>
            <w:lang w:val="en-ZA"/>
          </w:rPr>
          <m:t>×</m:t>
        </m:r>
        <m:sSub>
          <m:sSubPr>
            <m:ctrlPr>
              <w:rPr>
                <w:rFonts w:ascii="Cambria Math" w:hAnsi="Cambria Math" w:cs="TimesNewRomanPSMT"/>
                <w:i/>
                <w:szCs w:val="24"/>
                <w:lang w:val="en-ZA"/>
              </w:rPr>
            </m:ctrlPr>
          </m:sSubPr>
          <m:e>
            <m:r>
              <w:rPr>
                <w:rFonts w:ascii="Cambria Math" w:hAnsi="Cambria Math" w:cs="TimesNewRomanPSMT"/>
                <w:lang w:val="en-ZA"/>
              </w:rPr>
              <m:t>n</m:t>
            </m:r>
          </m:e>
          <m:sub>
            <m:r>
              <w:rPr>
                <w:rFonts w:ascii="Cambria Math" w:hAnsi="Cambria Math" w:cs="TimesNewRomanPSMT"/>
                <w:lang w:val="en-ZA"/>
              </w:rPr>
              <m:t>f</m:t>
            </m:r>
          </m:sub>
        </m:sSub>
      </m:oMath>
      <w:r w:rsidR="008E08A5" w:rsidRPr="00FC434F">
        <w:rPr>
          <w:lang w:val="en-ZA"/>
        </w:rPr>
        <w:t xml:space="preserve">  matrix and Q is an </w:t>
      </w:r>
      <m:oMath>
        <m:sSub>
          <m:sSubPr>
            <m:ctrlPr>
              <w:rPr>
                <w:rFonts w:ascii="Cambria Math" w:hAnsi="Cambria Math" w:cs="TimesNewRomanPSMT"/>
                <w:i/>
                <w:szCs w:val="24"/>
                <w:lang w:val="en-ZA"/>
              </w:rPr>
            </m:ctrlPr>
          </m:sSubPr>
          <m:e>
            <m:r>
              <w:rPr>
                <w:rFonts w:ascii="Cambria Math" w:hAnsi="Cambria Math" w:cs="TimesNewRomanPSMT"/>
                <w:lang w:val="en-ZA"/>
              </w:rPr>
              <m:t>n</m:t>
            </m:r>
          </m:e>
          <m:sub>
            <m:r>
              <w:rPr>
                <w:rFonts w:ascii="Cambria Math" w:hAnsi="Cambria Math" w:cs="TimesNewRomanPSMT"/>
                <w:lang w:val="en-ZA"/>
              </w:rPr>
              <m:t>m</m:t>
            </m:r>
          </m:sub>
        </m:sSub>
        <m:r>
          <w:rPr>
            <w:rFonts w:ascii="Cambria Math" w:hAnsi="Cambria Math" w:cs="TimesNewRomanPSMT"/>
            <w:lang w:val="en-ZA"/>
          </w:rPr>
          <m:t>×</m:t>
        </m:r>
        <m:sSub>
          <m:sSubPr>
            <m:ctrlPr>
              <w:rPr>
                <w:rFonts w:ascii="Cambria Math" w:hAnsi="Cambria Math" w:cs="TimesNewRomanPSMT"/>
                <w:i/>
                <w:szCs w:val="24"/>
                <w:lang w:val="en-ZA"/>
              </w:rPr>
            </m:ctrlPr>
          </m:sSubPr>
          <m:e>
            <m:r>
              <w:rPr>
                <w:rFonts w:ascii="Cambria Math" w:hAnsi="Cambria Math" w:cs="TimesNewRomanPSMT"/>
                <w:lang w:val="en-ZA"/>
              </w:rPr>
              <m:t>n</m:t>
            </m:r>
          </m:e>
          <m:sub>
            <m:r>
              <w:rPr>
                <w:rFonts w:ascii="Cambria Math" w:hAnsi="Cambria Math" w:cs="TimesNewRomanPSMT"/>
                <w:lang w:val="en-ZA"/>
              </w:rPr>
              <m:t>f</m:t>
            </m:r>
          </m:sub>
        </m:sSub>
      </m:oMath>
      <w:r w:rsidR="00A83AF4" w:rsidRPr="00FC434F">
        <w:rPr>
          <w:lang w:val="en-ZA"/>
        </w:rPr>
        <w:t xml:space="preserve">  matrix. </w:t>
      </w:r>
    </w:p>
    <w:p w14:paraId="3F3B96B5" w14:textId="77777777" w:rsidR="00A83AF4" w:rsidRPr="00FC434F" w:rsidRDefault="008D3996" w:rsidP="002502C9">
      <w:pPr>
        <w:pStyle w:val="NoSpacing"/>
        <w:rPr>
          <w:lang w:val="en-ZA"/>
        </w:rPr>
      </w:pPr>
      <w:r w:rsidRPr="00FC434F">
        <w:rPr>
          <w:lang w:val="en-ZA"/>
        </w:rPr>
        <w:t xml:space="preserve">P =user </w:t>
      </w:r>
      <w:r w:rsidR="00090B53" w:rsidRPr="00FC434F">
        <w:rPr>
          <w:lang w:val="en-ZA"/>
        </w:rPr>
        <w:t>MF</w:t>
      </w:r>
      <w:r w:rsidR="00A83AF4" w:rsidRPr="00FC434F">
        <w:rPr>
          <w:lang w:val="en-ZA"/>
        </w:rPr>
        <w:t xml:space="preserve"> </w:t>
      </w:r>
    </w:p>
    <w:p w14:paraId="6C117F02" w14:textId="77777777" w:rsidR="00A83AF4" w:rsidRPr="00FC434F" w:rsidRDefault="008D3996" w:rsidP="002502C9">
      <w:pPr>
        <w:pStyle w:val="NoSpacing"/>
        <w:rPr>
          <w:lang w:val="en-ZA"/>
        </w:rPr>
      </w:pPr>
      <w:r w:rsidRPr="00FC434F">
        <w:rPr>
          <w:lang w:val="en-ZA"/>
        </w:rPr>
        <w:t xml:space="preserve">Q = item </w:t>
      </w:r>
      <w:r w:rsidR="00090B53" w:rsidRPr="00FC434F">
        <w:rPr>
          <w:lang w:val="en-ZA"/>
        </w:rPr>
        <w:t>MF</w:t>
      </w:r>
      <w:r w:rsidR="00A83AF4" w:rsidRPr="00FC434F">
        <w:rPr>
          <w:lang w:val="en-ZA"/>
        </w:rPr>
        <w:t>.</w:t>
      </w:r>
    </w:p>
    <w:p w14:paraId="76426716" w14:textId="7484CB9A" w:rsidR="00A83AF4" w:rsidRPr="00FC434F" w:rsidRDefault="004758B0" w:rsidP="002502C9">
      <w:pPr>
        <w:pStyle w:val="NoSpacing"/>
        <w:rPr>
          <w:lang w:val="en-ZA"/>
        </w:rPr>
      </w:pPr>
      <m:oMath>
        <m:sSub>
          <m:sSubPr>
            <m:ctrlPr>
              <w:rPr>
                <w:rFonts w:ascii="Cambria Math" w:hAnsi="Cambria Math"/>
                <w:i/>
                <w:lang w:val="en-ZA"/>
              </w:rPr>
            </m:ctrlPr>
          </m:sSubPr>
          <m:e>
            <m:r>
              <w:rPr>
                <w:rFonts w:ascii="Cambria Math" w:hAnsi="Cambria Math"/>
                <w:lang w:val="en-ZA"/>
              </w:rPr>
              <m:t>P</m:t>
            </m:r>
          </m:e>
          <m:sub>
            <m:r>
              <w:rPr>
                <w:rFonts w:ascii="Cambria Math" w:hAnsi="Cambria Math"/>
                <w:lang w:val="en-ZA"/>
              </w:rPr>
              <m:t>u</m:t>
            </m:r>
          </m:sub>
        </m:sSub>
      </m:oMath>
      <w:r w:rsidR="00A83AF4" w:rsidRPr="00FC434F">
        <w:rPr>
          <w:lang w:val="en-ZA"/>
        </w:rPr>
        <w:t xml:space="preserve"> </w:t>
      </w:r>
      <w:r w:rsidR="008D3996" w:rsidRPr="00FC434F">
        <w:rPr>
          <w:lang w:val="en-ZA"/>
        </w:rPr>
        <w:t>The</w:t>
      </w:r>
      <w:r w:rsidR="00A83AF4" w:rsidRPr="00FC434F">
        <w:rPr>
          <w:lang w:val="en-ZA"/>
        </w:rPr>
        <w:t xml:space="preserve"> u-th row of P is a factor vector for </w:t>
      </w:r>
      <w:r w:rsidR="00790F54" w:rsidRPr="00FC434F">
        <w:rPr>
          <w:lang w:val="en-ZA"/>
        </w:rPr>
        <w:t xml:space="preserve">user </w:t>
      </w:r>
      <m:oMath>
        <m:r>
          <w:rPr>
            <w:rFonts w:ascii="Cambria Math" w:hAnsi="Cambria Math"/>
            <w:lang w:val="en-ZA"/>
          </w:rPr>
          <m:t>u</m:t>
        </m:r>
      </m:oMath>
      <w:r w:rsidR="0050259D" w:rsidRPr="00FC434F">
        <w:rPr>
          <w:lang w:val="en-ZA"/>
        </w:rPr>
        <w:t>.</w:t>
      </w:r>
      <w:del w:id="30" w:author="Sean Van Der Merwe" w:date="2020-11-23T08:18:00Z">
        <w:r w:rsidR="00A83AF4" w:rsidRPr="00FC434F" w:rsidDel="0050259D">
          <w:rPr>
            <w:lang w:val="en-ZA"/>
          </w:rPr>
          <w:delText xml:space="preserve"> </w:delText>
        </w:r>
      </w:del>
    </w:p>
    <w:p w14:paraId="6C799E77" w14:textId="4BAA3D2D" w:rsidR="00A83AF4" w:rsidRPr="00FC434F" w:rsidRDefault="004758B0" w:rsidP="007B5C15">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986" w:rsidRPr="00FC434F">
        <w:t xml:space="preserve"> </w:t>
      </w:r>
      <w:r w:rsidR="008D3996" w:rsidRPr="00FC434F">
        <w:t>The</w:t>
      </w:r>
      <w:r w:rsidR="00A83AF4" w:rsidRPr="00FC434F">
        <w:t xml:space="preserve"> i-th row of Q is a factor vector for item </w:t>
      </w:r>
      <m:oMath>
        <m:r>
          <w:rPr>
            <w:rFonts w:ascii="Cambria Math" w:hAnsi="Cambria Math"/>
          </w:rPr>
          <m:t>i</m:t>
        </m:r>
      </m:oMath>
      <w:r w:rsidR="00A83AF4" w:rsidRPr="00FC434F">
        <w:t>.</w:t>
      </w:r>
    </w:p>
    <w:p w14:paraId="10C13597" w14:textId="54ECB38E" w:rsidR="00A83AF4" w:rsidRPr="00FC434F" w:rsidRDefault="00A83AF4" w:rsidP="007B5C15">
      <w:r w:rsidRPr="00FC434F">
        <w:t xml:space="preserve">The algorithm targets the P and </w:t>
      </w:r>
      <w:r w:rsidR="00790F54" w:rsidRPr="00FC434F">
        <w:t>Q, which</w:t>
      </w:r>
      <w:r w:rsidR="008D3996" w:rsidRPr="00FC434F">
        <w:t xml:space="preserve"> also makes the results as s</w:t>
      </w:r>
      <w:r w:rsidR="00D454D2" w:rsidRPr="00FC434F">
        <w:t>i</w:t>
      </w:r>
      <w:r w:rsidR="008D3996" w:rsidRPr="00FC434F">
        <w:t>milar to matri</w:t>
      </w:r>
      <w:r w:rsidR="0050259D" w:rsidRPr="00FC434F">
        <w:t>x</w:t>
      </w:r>
      <w:r w:rsidR="008D3996" w:rsidRPr="00FC434F">
        <w:t xml:space="preserve"> R as possible. Therefore, the prediction score can be determined by R each user u and every element </w:t>
      </w:r>
      <w:r w:rsidR="00402203" w:rsidRPr="00FC434F">
        <w:t>you</w:t>
      </w:r>
      <w:r w:rsidR="008D3996" w:rsidRPr="00FC434F">
        <w:t xml:space="preserve"> </w:t>
      </w:r>
      <w:r w:rsidR="00090B53" w:rsidRPr="00FC434F">
        <w:t xml:space="preserve">want. </w:t>
      </w:r>
    </w:p>
    <w:p w14:paraId="5F31AD28" w14:textId="77777777" w:rsidR="002502C9" w:rsidRPr="00FC434F" w:rsidRDefault="004758B0" w:rsidP="00A83AF4">
      <m:oMathPara>
        <m:oMath>
          <m:sSub>
            <m:sSubPr>
              <m:ctrlPr>
                <w:rPr>
                  <w:rFonts w:ascii="Cambria Math" w:hAnsi="Cambria Math" w:cs="TimesNewRomanPSMT"/>
                  <w:i/>
                  <w:szCs w:val="24"/>
                </w:rPr>
              </m:ctrlPr>
            </m:sSubPr>
            <m:e>
              <m:r>
                <w:rPr>
                  <w:rFonts w:ascii="Cambria Math" w:hAnsi="Cambria Math" w:cs="TimesNewRomanPSMT"/>
                </w:rPr>
                <m:t>r</m:t>
              </m:r>
            </m:e>
            <m:sub>
              <m:r>
                <w:rPr>
                  <w:rFonts w:ascii="Cambria Math" w:hAnsi="Cambria Math" w:cs="TimesNewRomanPSMT"/>
                </w:rPr>
                <m:t>ui</m:t>
              </m:r>
            </m:sub>
          </m:sSub>
          <m:r>
            <w:rPr>
              <w:rFonts w:ascii="Cambria Math" w:hAnsi="Cambria Math" w:cs="TimesNewRomanPSMT"/>
            </w:rPr>
            <m:t>=</m:t>
          </m:r>
          <m:sSub>
            <m:sSubPr>
              <m:ctrlPr>
                <w:rPr>
                  <w:rFonts w:ascii="Cambria Math" w:hAnsi="Cambria Math" w:cs="TimesNewRomanPSMT"/>
                  <w:i/>
                  <w:szCs w:val="24"/>
                </w:rPr>
              </m:ctrlPr>
            </m:sSubPr>
            <m:e>
              <m:r>
                <w:rPr>
                  <w:rFonts w:ascii="Cambria Math" w:hAnsi="Cambria Math" w:cs="TimesNewRomanPSMT"/>
                </w:rPr>
                <m:t>P</m:t>
              </m:r>
            </m:e>
            <m:sub>
              <m:r>
                <w:rPr>
                  <w:rFonts w:ascii="Cambria Math" w:hAnsi="Cambria Math" w:cs="TimesNewRomanPSMT"/>
                </w:rPr>
                <m:t>u</m:t>
              </m:r>
            </m:sub>
          </m:sSub>
          <m:r>
            <w:rPr>
              <w:rFonts w:ascii="Cambria Math" w:hAnsi="Cambria Math" w:cs="TimesNewRomanPSMT"/>
            </w:rPr>
            <m:t>×</m:t>
          </m:r>
          <m:sSubSup>
            <m:sSubSupPr>
              <m:ctrlPr>
                <w:rPr>
                  <w:rFonts w:ascii="Cambria Math" w:hAnsi="Cambria Math" w:cs="TimesNewRomanPSMT"/>
                  <w:i/>
                  <w:szCs w:val="24"/>
                </w:rPr>
              </m:ctrlPr>
            </m:sSubSupPr>
            <m:e>
              <m:r>
                <w:rPr>
                  <w:rFonts w:ascii="Cambria Math" w:hAnsi="Cambria Math" w:cs="TimesNewRomanPSMT"/>
                </w:rPr>
                <m:t>q</m:t>
              </m:r>
            </m:e>
            <m:sub>
              <m:r>
                <w:rPr>
                  <w:rFonts w:ascii="Cambria Math" w:hAnsi="Cambria Math" w:cs="TimesNewRomanPSMT"/>
                </w:rPr>
                <m:t>i</m:t>
              </m:r>
            </m:sub>
            <m:sup>
              <m:r>
                <w:rPr>
                  <w:rFonts w:ascii="Cambria Math" w:hAnsi="Cambria Math" w:cs="TimesNewRomanPSMT"/>
                </w:rPr>
                <m:t>T</m:t>
              </m:r>
            </m:sup>
          </m:sSubSup>
          <m:r>
            <w:rPr>
              <w:rFonts w:ascii="Cambria Math" w:hAnsi="Cambria Math" w:cs="TimesNewRomanPSMT"/>
            </w:rPr>
            <m:t>=</m:t>
          </m:r>
          <m:nary>
            <m:naryPr>
              <m:chr m:val="∑"/>
              <m:limLoc m:val="subSup"/>
              <m:ctrlPr>
                <w:rPr>
                  <w:rFonts w:ascii="Cambria Math" w:hAnsi="Cambria Math" w:cs="TimesNewRomanPSMT"/>
                  <w:i/>
                  <w:szCs w:val="24"/>
                </w:rPr>
              </m:ctrlPr>
            </m:naryPr>
            <m:sub>
              <m:r>
                <w:rPr>
                  <w:rFonts w:ascii="Cambria Math" w:hAnsi="Cambria Math" w:cs="TimesNewRomanPSMT"/>
                </w:rPr>
                <m:t>k=1</m:t>
              </m:r>
            </m:sub>
            <m:sup>
              <m:sSub>
                <m:sSubPr>
                  <m:ctrlPr>
                    <w:rPr>
                      <w:rFonts w:ascii="Cambria Math" w:hAnsi="Cambria Math" w:cs="TimesNewRomanPSMT"/>
                      <w:i/>
                      <w:szCs w:val="24"/>
                    </w:rPr>
                  </m:ctrlPr>
                </m:sSubPr>
                <m:e>
                  <m:r>
                    <w:rPr>
                      <w:rFonts w:ascii="Cambria Math" w:hAnsi="Cambria Math" w:cs="TimesNewRomanPSMT"/>
                    </w:rPr>
                    <m:t>n</m:t>
                  </m:r>
                </m:e>
                <m:sub>
                  <m:r>
                    <w:rPr>
                      <w:rFonts w:ascii="Cambria Math" w:hAnsi="Cambria Math" w:cs="TimesNewRomanPSMT"/>
                    </w:rPr>
                    <m:t>f</m:t>
                  </m:r>
                </m:sub>
              </m:sSub>
            </m:sup>
            <m:e>
              <m:sSub>
                <m:sSubPr>
                  <m:ctrlPr>
                    <w:rPr>
                      <w:rFonts w:ascii="Cambria Math" w:hAnsi="Cambria Math" w:cs="TimesNewRomanPSMT"/>
                      <w:i/>
                      <w:szCs w:val="24"/>
                    </w:rPr>
                  </m:ctrlPr>
                </m:sSubPr>
                <m:e>
                  <m:r>
                    <w:rPr>
                      <w:rFonts w:ascii="Cambria Math" w:hAnsi="Cambria Math" w:cs="TimesNewRomanPSMT"/>
                    </w:rPr>
                    <m:t>P</m:t>
                  </m:r>
                </m:e>
                <m:sub>
                  <m:r>
                    <w:rPr>
                      <w:rFonts w:ascii="Cambria Math" w:hAnsi="Cambria Math" w:cs="TimesNewRomanPSMT"/>
                    </w:rPr>
                    <m:t>u,k</m:t>
                  </m:r>
                </m:sub>
              </m:sSub>
              <m:sSub>
                <m:sSubPr>
                  <m:ctrlPr>
                    <w:rPr>
                      <w:rFonts w:ascii="Cambria Math" w:hAnsi="Cambria Math" w:cs="TimesNewRomanPSMT"/>
                      <w:i/>
                      <w:szCs w:val="24"/>
                    </w:rPr>
                  </m:ctrlPr>
                </m:sSubPr>
                <m:e>
                  <m:r>
                    <w:rPr>
                      <w:rFonts w:ascii="Cambria Math" w:hAnsi="Cambria Math" w:cs="TimesNewRomanPSMT"/>
                    </w:rPr>
                    <m:t>q</m:t>
                  </m:r>
                </m:e>
                <m:sub>
                  <m:r>
                    <w:rPr>
                      <w:rFonts w:ascii="Cambria Math" w:hAnsi="Cambria Math" w:cs="TimesNewRomanPSMT"/>
                    </w:rPr>
                    <m:t>i</m:t>
                  </m:r>
                </m:sub>
              </m:sSub>
            </m:e>
          </m:nary>
          <m:r>
            <w:rPr>
              <w:rFonts w:ascii="Cambria Math" w:hAnsi="Cambria Math" w:cs="TimesNewRomanPSMT"/>
            </w:rPr>
            <m:t xml:space="preserve"> </m:t>
          </m:r>
        </m:oMath>
      </m:oMathPara>
    </w:p>
    <w:p w14:paraId="0FCCC66E" w14:textId="77777777" w:rsidR="002502C9" w:rsidRPr="00FC434F" w:rsidRDefault="004758B0" w:rsidP="00A83AF4">
      <m:oMathPara>
        <m:oMath>
          <m:d>
            <m:dPr>
              <m:ctrlPr>
                <w:rPr>
                  <w:rFonts w:ascii="Cambria Math" w:hAnsi="Cambria Math" w:cs="Minion-Regular"/>
                  <w:i/>
                  <w:szCs w:val="24"/>
                </w:rPr>
              </m:ctrlPr>
            </m:dPr>
            <m:e>
              <m:sSup>
                <m:sSupPr>
                  <m:ctrlPr>
                    <w:rPr>
                      <w:rFonts w:ascii="Cambria Math" w:hAnsi="Cambria Math" w:cs="Minion-Regular"/>
                      <w:i/>
                      <w:szCs w:val="24"/>
                    </w:rPr>
                  </m:ctrlPr>
                </m:sSupPr>
                <m:e>
                  <m:r>
                    <w:rPr>
                      <w:rFonts w:ascii="Cambria Math" w:hAnsi="Cambria Math" w:cs="Minion-Regular"/>
                    </w:rPr>
                    <m:t>P</m:t>
                  </m:r>
                </m:e>
                <m:sup>
                  <m:r>
                    <w:rPr>
                      <w:rFonts w:ascii="Cambria Math" w:hAnsi="Cambria Math" w:cs="Minion-Regular"/>
                    </w:rPr>
                    <m:t>*</m:t>
                  </m:r>
                </m:sup>
              </m:sSup>
              <m:r>
                <w:rPr>
                  <w:rFonts w:ascii="Cambria Math" w:hAnsi="Cambria Math" w:cs="Minion-Regular"/>
                </w:rPr>
                <m:t>,</m:t>
              </m:r>
              <m:sSup>
                <m:sSupPr>
                  <m:ctrlPr>
                    <w:rPr>
                      <w:rFonts w:ascii="Cambria Math" w:hAnsi="Cambria Math" w:cs="Minion-Regular"/>
                      <w:i/>
                      <w:szCs w:val="24"/>
                    </w:rPr>
                  </m:ctrlPr>
                </m:sSupPr>
                <m:e>
                  <m:r>
                    <w:rPr>
                      <w:rFonts w:ascii="Cambria Math" w:hAnsi="Cambria Math" w:cs="Minion-Regular"/>
                    </w:rPr>
                    <m:t>Q</m:t>
                  </m:r>
                </m:e>
                <m:sup>
                  <m:r>
                    <w:rPr>
                      <w:rFonts w:ascii="Cambria Math" w:hAnsi="Cambria Math" w:cs="Minion-Regular"/>
                    </w:rPr>
                    <m:t>*</m:t>
                  </m:r>
                </m:sup>
              </m:sSup>
            </m:e>
          </m:d>
          <m:r>
            <w:rPr>
              <w:rFonts w:ascii="Cambria Math" w:hAnsi="Cambria Math" w:cs="Minion-Regular"/>
            </w:rPr>
            <m:t>=</m:t>
          </m:r>
          <m:limLow>
            <m:limLowPr>
              <m:ctrlPr>
                <w:rPr>
                  <w:rFonts w:ascii="Cambria Math" w:hAnsi="Cambria Math" w:cs="Minion-Regular"/>
                  <w:i/>
                  <w:szCs w:val="24"/>
                </w:rPr>
              </m:ctrlPr>
            </m:limLowPr>
            <m:e>
              <m:groupChr>
                <m:groupChrPr>
                  <m:ctrlPr>
                    <w:rPr>
                      <w:rFonts w:ascii="Cambria Math" w:hAnsi="Cambria Math" w:cs="Minion-Regular"/>
                      <w:i/>
                      <w:szCs w:val="24"/>
                    </w:rPr>
                  </m:ctrlPr>
                </m:groupChrPr>
                <m:e>
                  <m:r>
                    <w:rPr>
                      <w:rFonts w:ascii="Cambria Math" w:hAnsi="Cambria Math" w:cs="Minion-Regular"/>
                    </w:rPr>
                    <m:t>min</m:t>
                  </m:r>
                </m:e>
              </m:groupChr>
            </m:e>
            <m:lim>
              <m:r>
                <w:rPr>
                  <w:rFonts w:ascii="Cambria Math" w:hAnsi="Cambria Math" w:cs="Minion-Regular"/>
                </w:rPr>
                <m:t>(P,Q)</m:t>
              </m:r>
            </m:lim>
          </m:limLow>
          <m:r>
            <w:rPr>
              <w:rFonts w:ascii="Cambria Math" w:hAnsi="Cambria Math" w:cs="Minion-Regular"/>
            </w:rPr>
            <m:t xml:space="preserve"> </m:t>
          </m:r>
          <m:nary>
            <m:naryPr>
              <m:chr m:val="∑"/>
              <m:limLoc m:val="undOvr"/>
              <m:supHide m:val="1"/>
              <m:ctrlPr>
                <w:rPr>
                  <w:rFonts w:ascii="Cambria Math" w:hAnsi="Cambria Math" w:cs="Minion-Regular"/>
                  <w:i/>
                  <w:szCs w:val="24"/>
                </w:rPr>
              </m:ctrlPr>
            </m:naryPr>
            <m:sub>
              <m:r>
                <w:rPr>
                  <w:rFonts w:ascii="Cambria Math" w:hAnsi="Cambria Math" w:cs="Minion-Regular"/>
                </w:rPr>
                <m:t>(u,i)∈r</m:t>
              </m:r>
            </m:sub>
            <m:sup/>
            <m:e>
              <m:sSup>
                <m:sSupPr>
                  <m:ctrlPr>
                    <w:rPr>
                      <w:rFonts w:ascii="Cambria Math" w:hAnsi="Cambria Math" w:cs="Minion-Regular"/>
                      <w:i/>
                      <w:szCs w:val="24"/>
                    </w:rPr>
                  </m:ctrlPr>
                </m:sSupPr>
                <m:e>
                  <m:d>
                    <m:dPr>
                      <m:ctrlPr>
                        <w:rPr>
                          <w:rFonts w:ascii="Cambria Math" w:hAnsi="Cambria Math" w:cs="Minion-Regular"/>
                          <w:i/>
                          <w:szCs w:val="24"/>
                        </w:rPr>
                      </m:ctrlPr>
                    </m:dPr>
                    <m:e>
                      <m:sSub>
                        <m:sSubPr>
                          <m:ctrlPr>
                            <w:rPr>
                              <w:rFonts w:ascii="Cambria Math" w:hAnsi="Cambria Math" w:cs="Minion-Regular"/>
                              <w:i/>
                              <w:szCs w:val="24"/>
                            </w:rPr>
                          </m:ctrlPr>
                        </m:sSubPr>
                        <m:e>
                          <m:r>
                            <w:rPr>
                              <w:rFonts w:ascii="Cambria Math" w:hAnsi="Cambria Math" w:cs="Minion-Regular"/>
                            </w:rPr>
                            <m:t>r</m:t>
                          </m:r>
                        </m:e>
                        <m:sub>
                          <m:r>
                            <w:rPr>
                              <w:rFonts w:ascii="Cambria Math" w:hAnsi="Cambria Math" w:cs="Minion-Regular"/>
                            </w:rPr>
                            <m:t xml:space="preserve">u,i </m:t>
                          </m:r>
                        </m:sub>
                      </m:sSub>
                      <m:r>
                        <w:rPr>
                          <w:rFonts w:ascii="Cambria Math" w:hAnsi="Cambria Math" w:cs="Minion-Regular"/>
                        </w:rPr>
                        <m:t>-</m:t>
                      </m:r>
                      <m:sSub>
                        <m:sSubPr>
                          <m:ctrlPr>
                            <w:rPr>
                              <w:rFonts w:ascii="Cambria Math" w:hAnsi="Cambria Math" w:cs="Minion-Regular"/>
                              <w:i/>
                              <w:szCs w:val="24"/>
                            </w:rPr>
                          </m:ctrlPr>
                        </m:sSubPr>
                        <m:e>
                          <m:r>
                            <w:rPr>
                              <w:rFonts w:ascii="Cambria Math" w:hAnsi="Cambria Math" w:cs="Minion-Regular"/>
                            </w:rPr>
                            <m:t>P</m:t>
                          </m:r>
                        </m:e>
                        <m:sub>
                          <m:r>
                            <w:rPr>
                              <w:rFonts w:ascii="Cambria Math" w:hAnsi="Cambria Math" w:cs="Minion-Regular"/>
                            </w:rPr>
                            <m:t>u</m:t>
                          </m:r>
                        </m:sub>
                      </m:sSub>
                      <m:sSubSup>
                        <m:sSubSupPr>
                          <m:ctrlPr>
                            <w:rPr>
                              <w:rFonts w:ascii="Cambria Math" w:hAnsi="Cambria Math" w:cs="Minion-Regular"/>
                              <w:i/>
                              <w:szCs w:val="24"/>
                            </w:rPr>
                          </m:ctrlPr>
                        </m:sSubSupPr>
                        <m:e>
                          <m:r>
                            <w:rPr>
                              <w:rFonts w:ascii="Cambria Math" w:hAnsi="Cambria Math" w:cs="Minion-Regular"/>
                            </w:rPr>
                            <m:t>q</m:t>
                          </m:r>
                        </m:e>
                        <m:sub>
                          <m:r>
                            <w:rPr>
                              <w:rFonts w:ascii="Cambria Math" w:hAnsi="Cambria Math" w:cs="Minion-Regular"/>
                            </w:rPr>
                            <m:t>i</m:t>
                          </m:r>
                        </m:sub>
                        <m:sup>
                          <m:r>
                            <w:rPr>
                              <w:rFonts w:ascii="Cambria Math" w:hAnsi="Cambria Math" w:cs="Minion-Regular"/>
                            </w:rPr>
                            <m:t>T</m:t>
                          </m:r>
                        </m:sup>
                      </m:sSubSup>
                    </m:e>
                  </m:d>
                </m:e>
                <m:sup>
                  <m:r>
                    <w:rPr>
                      <w:rFonts w:ascii="Cambria Math" w:hAnsi="Cambria Math" w:cs="Minion-Regular"/>
                    </w:rPr>
                    <m:t>2</m:t>
                  </m:r>
                </m:sup>
              </m:sSup>
            </m:e>
          </m:nary>
          <m:r>
            <w:rPr>
              <w:rFonts w:ascii="Cambria Math" w:hAnsi="Cambria Math" w:cs="Minion-Regular"/>
            </w:rPr>
            <m:t xml:space="preserve">  +λ(</m:t>
          </m:r>
          <m:sSup>
            <m:sSupPr>
              <m:ctrlPr>
                <w:rPr>
                  <w:rFonts w:ascii="Cambria Math" w:hAnsi="Cambria Math" w:cs="Minion-Regular"/>
                  <w:i/>
                  <w:szCs w:val="24"/>
                </w:rPr>
              </m:ctrlPr>
            </m:sSupPr>
            <m:e>
              <m:d>
                <m:dPr>
                  <m:begChr m:val="|"/>
                  <m:endChr m:val="|"/>
                  <m:ctrlPr>
                    <w:rPr>
                      <w:rFonts w:ascii="Cambria Math" w:hAnsi="Cambria Math" w:cs="Minion-Regular"/>
                      <w:i/>
                      <w:szCs w:val="24"/>
                    </w:rPr>
                  </m:ctrlPr>
                </m:dPr>
                <m:e>
                  <m:d>
                    <m:dPr>
                      <m:begChr m:val="|"/>
                      <m:endChr m:val="|"/>
                      <m:ctrlPr>
                        <w:rPr>
                          <w:rFonts w:ascii="Cambria Math" w:hAnsi="Cambria Math" w:cs="Minion-Regular"/>
                          <w:i/>
                          <w:szCs w:val="24"/>
                        </w:rPr>
                      </m:ctrlPr>
                    </m:dPr>
                    <m:e>
                      <m:sSub>
                        <m:sSubPr>
                          <m:ctrlPr>
                            <w:rPr>
                              <w:rFonts w:ascii="Cambria Math" w:hAnsi="Cambria Math" w:cs="Minion-Regular"/>
                              <w:i/>
                              <w:szCs w:val="24"/>
                            </w:rPr>
                          </m:ctrlPr>
                        </m:sSubPr>
                        <m:e>
                          <m:r>
                            <w:rPr>
                              <w:rFonts w:ascii="Cambria Math" w:hAnsi="Cambria Math" w:cs="Minion-Regular"/>
                            </w:rPr>
                            <m:t>P</m:t>
                          </m:r>
                        </m:e>
                        <m:sub>
                          <m:r>
                            <w:rPr>
                              <w:rFonts w:ascii="Cambria Math" w:hAnsi="Cambria Math" w:cs="Minion-Regular"/>
                            </w:rPr>
                            <m:t>u</m:t>
                          </m:r>
                        </m:sub>
                      </m:sSub>
                    </m:e>
                  </m:d>
                </m:e>
              </m:d>
            </m:e>
            <m:sup>
              <m:r>
                <w:rPr>
                  <w:rFonts w:ascii="Cambria Math" w:hAnsi="Cambria Math" w:cs="Minion-Regular"/>
                </w:rPr>
                <m:t>2</m:t>
              </m:r>
            </m:sup>
          </m:sSup>
          <m:r>
            <w:rPr>
              <w:rFonts w:ascii="Cambria Math" w:hAnsi="Cambria Math" w:cs="Minion-Regular"/>
            </w:rPr>
            <m:t>+</m:t>
          </m:r>
          <m:sSup>
            <m:sSupPr>
              <m:ctrlPr>
                <w:rPr>
                  <w:rFonts w:ascii="Cambria Math" w:hAnsi="Cambria Math" w:cs="Minion-Regular"/>
                  <w:i/>
                  <w:szCs w:val="24"/>
                </w:rPr>
              </m:ctrlPr>
            </m:sSupPr>
            <m:e>
              <m:d>
                <m:dPr>
                  <m:begChr m:val="|"/>
                  <m:endChr m:val="|"/>
                  <m:ctrlPr>
                    <w:rPr>
                      <w:rFonts w:ascii="Cambria Math" w:hAnsi="Cambria Math" w:cs="Minion-Regular"/>
                      <w:i/>
                      <w:szCs w:val="24"/>
                    </w:rPr>
                  </m:ctrlPr>
                </m:dPr>
                <m:e>
                  <m:d>
                    <m:dPr>
                      <m:begChr m:val="|"/>
                      <m:endChr m:val="|"/>
                      <m:ctrlPr>
                        <w:rPr>
                          <w:rFonts w:ascii="Cambria Math" w:hAnsi="Cambria Math" w:cs="Minion-Regular"/>
                          <w:i/>
                          <w:szCs w:val="24"/>
                        </w:rPr>
                      </m:ctrlPr>
                    </m:dPr>
                    <m:e>
                      <m:sSub>
                        <m:sSubPr>
                          <m:ctrlPr>
                            <w:rPr>
                              <w:rFonts w:ascii="Cambria Math" w:hAnsi="Cambria Math" w:cs="Minion-Regular"/>
                              <w:i/>
                              <w:szCs w:val="24"/>
                            </w:rPr>
                          </m:ctrlPr>
                        </m:sSubPr>
                        <m:e>
                          <m:r>
                            <w:rPr>
                              <w:rFonts w:ascii="Cambria Math" w:hAnsi="Cambria Math" w:cs="Minion-Regular"/>
                            </w:rPr>
                            <m:t>q</m:t>
                          </m:r>
                        </m:e>
                        <m:sub>
                          <m:r>
                            <w:rPr>
                              <w:rFonts w:ascii="Cambria Math" w:hAnsi="Cambria Math" w:cs="Minion-Regular"/>
                            </w:rPr>
                            <m:t>i</m:t>
                          </m:r>
                        </m:sub>
                      </m:sSub>
                    </m:e>
                  </m:d>
                </m:e>
              </m:d>
            </m:e>
            <m:sup>
              <m:r>
                <w:rPr>
                  <w:rFonts w:ascii="Cambria Math" w:hAnsi="Cambria Math" w:cs="Minion-Regular"/>
                </w:rPr>
                <m:t>2</m:t>
              </m:r>
            </m:sup>
          </m:sSup>
          <m:r>
            <w:rPr>
              <w:rFonts w:ascii="Cambria Math" w:hAnsi="Cambria Math" w:cs="Minion-Regular"/>
            </w:rPr>
            <m:t>)</m:t>
          </m:r>
          <m:r>
            <m:rPr>
              <m:sty m:val="p"/>
            </m:rPr>
            <w:rPr>
              <w:rFonts w:ascii="Cambria Math" w:hAnsi="Cambria Math" w:cs="Minion-Regular"/>
            </w:rPr>
            <m:t xml:space="preserve"> </m:t>
          </m:r>
        </m:oMath>
      </m:oMathPara>
    </w:p>
    <w:p w14:paraId="3DE516D8" w14:textId="77777777" w:rsidR="00DA18B3" w:rsidRPr="00FC434F" w:rsidRDefault="00A83AF4" w:rsidP="007B5C15">
      <w:r w:rsidRPr="00FC434F">
        <w:t xml:space="preserve">Where </w:t>
      </w:r>
      <m:oMath>
        <m:r>
          <w:rPr>
            <w:rFonts w:ascii="Cambria Math" w:hAnsi="Cambria Math"/>
          </w:rPr>
          <m:t>τ=</m:t>
        </m:r>
        <m:r>
          <m:rPr>
            <m:sty m:val="p"/>
          </m:rPr>
          <w:rPr>
            <w:rFonts w:ascii="Cambria Math" w:hAnsi="Cambria Math"/>
          </w:rPr>
          <m:t>training set</m:t>
        </m:r>
      </m:oMath>
      <w:r w:rsidR="00FD38B3" w:rsidRPr="00FC434F">
        <w:t xml:space="preserve">  </w:t>
      </w:r>
      <m:oMath>
        <m:r>
          <w:rPr>
            <w:rFonts w:ascii="Cambria Math" w:hAnsi="Cambria Math"/>
          </w:rPr>
          <m:t>λ=</m:t>
        </m:r>
        <m:r>
          <m:rPr>
            <m:sty m:val="p"/>
          </m:rPr>
          <w:rPr>
            <w:rFonts w:ascii="Cambria Math" w:hAnsi="Cambria Math"/>
          </w:rPr>
          <m:t>regularization factor</m:t>
        </m:r>
      </m:oMath>
      <w:r w:rsidR="00FD38B3" w:rsidRPr="00FC434F">
        <w:t xml:space="preserve"> </w:t>
      </w:r>
    </w:p>
    <w:p w14:paraId="18AA2EBE" w14:textId="101E55E7" w:rsidR="00DA18B3" w:rsidRPr="00FC434F" w:rsidRDefault="002502C9" w:rsidP="007B5C15">
      <w:r w:rsidRPr="00FC434F">
        <w:t>Equation (P*,</w:t>
      </w:r>
      <w:r w:rsidR="00DA18B3" w:rsidRPr="00FC434F">
        <w:t xml:space="preserve"> </w:t>
      </w:r>
      <w:r w:rsidRPr="00FC434F">
        <w:t>Q*</w:t>
      </w:r>
      <w:r w:rsidR="00A83AF4" w:rsidRPr="00FC434F">
        <w:t>) states that</w:t>
      </w:r>
      <w:r w:rsidR="00851EF9">
        <w:t xml:space="preserve"> learning</w:t>
      </w:r>
      <w:r w:rsidR="00A83AF4" w:rsidRPr="00FC434F">
        <w:t xml:space="preserve"> P and </w:t>
      </w:r>
      <w:r w:rsidR="00DA18B3" w:rsidRPr="00FC434F">
        <w:t>Q on the training set keep</w:t>
      </w:r>
      <w:r w:rsidR="00851EF9">
        <w:t>s</w:t>
      </w:r>
      <w:r w:rsidR="00DA18B3" w:rsidRPr="00FC434F">
        <w:t xml:space="preserve"> </w:t>
      </w:r>
      <w:r w:rsidR="00D17507" w:rsidRPr="00FC434F">
        <w:t xml:space="preserve">down </w:t>
      </w:r>
      <w:r w:rsidR="000C39E6" w:rsidRPr="00FC434F">
        <w:t>SSE (</w:t>
      </w:r>
      <w:r w:rsidR="00DA18B3" w:rsidRPr="00FC434F">
        <w:t>s</w:t>
      </w:r>
      <w:r w:rsidR="00A83AF4" w:rsidRPr="00FC434F">
        <w:t>um of squared errors</w:t>
      </w:r>
      <w:r w:rsidR="00DA18B3" w:rsidRPr="00FC434F">
        <w:t>)</w:t>
      </w:r>
      <w:r w:rsidR="00A83AF4" w:rsidRPr="00FC434F">
        <w:t xml:space="preserve">. </w:t>
      </w:r>
      <w:r w:rsidR="00DA18B3" w:rsidRPr="00FC434F">
        <w:t>We typically take the alternating downward gradient algorithm to find a local SSE minimum</w:t>
      </w:r>
      <w:r w:rsidR="00C25C9D">
        <w:t xml:space="preserve"> (Zhang </w:t>
      </w:r>
      <w:r w:rsidR="00C25C9D" w:rsidRPr="00C25C9D">
        <w:rPr>
          <w:i/>
        </w:rPr>
        <w:t>et al</w:t>
      </w:r>
      <w:r w:rsidR="00DA18B3" w:rsidRPr="00FC434F">
        <w:t>.</w:t>
      </w:r>
      <w:r w:rsidR="00C25C9D">
        <w:t>, 2014).</w:t>
      </w:r>
    </w:p>
    <w:p w14:paraId="53CFF36F" w14:textId="75F1FAAF" w:rsidR="00A83AF4" w:rsidRPr="00FC434F" w:rsidRDefault="00A83AF4" w:rsidP="00A83AF4">
      <w:r w:rsidRPr="00FC434F">
        <w:t>Suppose:</w:t>
      </w:r>
      <w:r w:rsidR="00402203" w:rsidRPr="00FC434F">
        <w:t xml:space="preserve"> </w:t>
      </w:r>
      <m:oMath>
        <m:sSub>
          <m:sSubPr>
            <m:ctrlPr>
              <w:rPr>
                <w:rFonts w:ascii="Cambria Math" w:hAnsi="Cambria Math" w:cs="TimesNewRomanPSMT"/>
                <w:i/>
                <w:szCs w:val="24"/>
              </w:rPr>
            </m:ctrlPr>
          </m:sSubPr>
          <m:e>
            <m:r>
              <w:rPr>
                <w:rFonts w:ascii="Cambria Math" w:hAnsi="Cambria Math" w:cs="TimesNewRomanPSMT"/>
              </w:rPr>
              <m:t>e</m:t>
            </m:r>
          </m:e>
          <m:sub>
            <m:r>
              <w:rPr>
                <w:rFonts w:ascii="Cambria Math" w:hAnsi="Cambria Math" w:cs="TimesNewRomanPSMT"/>
              </w:rPr>
              <m:t xml:space="preserve">ui </m:t>
            </m:r>
          </m:sub>
        </m:sSub>
        <m:r>
          <w:rPr>
            <w:rFonts w:ascii="Cambria Math" w:hAnsi="Cambria Math" w:cs="TimesNewRomanPSMT"/>
          </w:rPr>
          <m:t>=</m:t>
        </m:r>
        <m:sSub>
          <m:sSubPr>
            <m:ctrlPr>
              <w:rPr>
                <w:rFonts w:ascii="Cambria Math" w:hAnsi="Cambria Math" w:cs="TimesNewRomanPSMT"/>
                <w:i/>
                <w:szCs w:val="24"/>
              </w:rPr>
            </m:ctrlPr>
          </m:sSubPr>
          <m:e>
            <m:r>
              <w:rPr>
                <w:rFonts w:ascii="Cambria Math" w:hAnsi="Cambria Math" w:cs="TimesNewRomanPSMT"/>
              </w:rPr>
              <m:t>r</m:t>
            </m:r>
          </m:e>
          <m:sub>
            <m:r>
              <w:rPr>
                <w:rFonts w:ascii="Cambria Math" w:hAnsi="Cambria Math" w:cs="TimesNewRomanPSMT"/>
              </w:rPr>
              <m:t xml:space="preserve">u,i </m:t>
            </m:r>
          </m:sub>
        </m:sSub>
        <m:r>
          <w:rPr>
            <w:rFonts w:ascii="Cambria Math" w:hAnsi="Cambria Math" w:cs="TimesNewRomanPSMT"/>
          </w:rPr>
          <m:t>-</m:t>
        </m:r>
        <m:sSub>
          <m:sSubPr>
            <m:ctrlPr>
              <w:rPr>
                <w:rFonts w:ascii="Cambria Math" w:hAnsi="Cambria Math" w:cs="TimesNewRomanPSMT"/>
                <w:i/>
                <w:szCs w:val="24"/>
              </w:rPr>
            </m:ctrlPr>
          </m:sSubPr>
          <m:e>
            <m:acc>
              <m:accPr>
                <m:ctrlPr>
                  <w:rPr>
                    <w:rFonts w:ascii="Cambria Math" w:hAnsi="Cambria Math" w:cs="TimesNewRomanPSMT"/>
                    <w:i/>
                    <w:szCs w:val="24"/>
                  </w:rPr>
                </m:ctrlPr>
              </m:accPr>
              <m:e>
                <m:r>
                  <w:rPr>
                    <w:rFonts w:ascii="Cambria Math" w:hAnsi="Cambria Math" w:cs="TimesNewRomanPSMT"/>
                  </w:rPr>
                  <m:t>r</m:t>
                </m:r>
              </m:e>
            </m:acc>
          </m:e>
          <m:sub>
            <m:r>
              <w:rPr>
                <w:rFonts w:ascii="Cambria Math" w:hAnsi="Cambria Math" w:cs="TimesNewRomanPSMT"/>
              </w:rPr>
              <m:t>u,i</m:t>
            </m:r>
          </m:sub>
        </m:sSub>
        <m:r>
          <w:rPr>
            <w:rFonts w:ascii="Cambria Math" w:hAnsi="Cambria Math" w:cs="TimesNewRomanPSMT"/>
          </w:rPr>
          <m:t xml:space="preserve">  for each (u,i)∈τ</m:t>
        </m:r>
      </m:oMath>
    </w:p>
    <w:p w14:paraId="6BBABCF1" w14:textId="77777777" w:rsidR="002502C9" w:rsidRPr="00FC434F" w:rsidRDefault="004758B0" w:rsidP="002502C9">
      <w:pPr>
        <w:autoSpaceDE w:val="0"/>
        <w:autoSpaceDN w:val="0"/>
        <w:adjustRightInd w:val="0"/>
        <w:spacing w:after="0" w:line="240" w:lineRule="auto"/>
        <w:rPr>
          <w:rFonts w:cs="TimesNewRomanPSMT"/>
        </w:rPr>
      </w:pPr>
      <m:oMathPara>
        <m:oMathParaPr>
          <m:jc m:val="left"/>
        </m:oMathParaPr>
        <m:oMath>
          <m:sSubSup>
            <m:sSubSupPr>
              <m:ctrlPr>
                <w:rPr>
                  <w:rFonts w:ascii="Cambria Math" w:hAnsi="Cambria Math" w:cs="TimesNewRomanPSMT"/>
                  <w:i/>
                  <w:sz w:val="22"/>
                </w:rPr>
              </m:ctrlPr>
            </m:sSubSupPr>
            <m:e>
              <m:r>
                <w:rPr>
                  <w:rFonts w:ascii="Cambria Math" w:hAnsi="Cambria Math" w:cs="TimesNewRomanPSMT"/>
                </w:rPr>
                <m:t>e</m:t>
              </m:r>
            </m:e>
            <m:sub>
              <m:r>
                <w:rPr>
                  <w:rFonts w:ascii="Cambria Math" w:hAnsi="Cambria Math" w:cs="TimesNewRomanPSMT"/>
                </w:rPr>
                <m:t>u,i</m:t>
              </m:r>
            </m:sub>
            <m:sup>
              <m:r>
                <w:rPr>
                  <w:rFonts w:ascii="Cambria Math" w:hAnsi="Cambria Math" w:cs="TimesNewRomanPSMT"/>
                </w:rPr>
                <m:t>t</m:t>
              </m:r>
            </m:sup>
          </m:sSubSup>
          <m:r>
            <w:rPr>
              <w:rFonts w:ascii="Cambria Math" w:hAnsi="Cambria Math" w:cs="TimesNewRomanPSMT"/>
            </w:rPr>
            <m:t>=</m:t>
          </m:r>
          <m:sSubSup>
            <m:sSubSupPr>
              <m:ctrlPr>
                <w:rPr>
                  <w:rFonts w:ascii="Cambria Math" w:hAnsi="Cambria Math" w:cs="TimesNewRomanPSMT"/>
                  <w:i/>
                  <w:sz w:val="22"/>
                </w:rPr>
              </m:ctrlPr>
            </m:sSubSupPr>
            <m:e>
              <m:f>
                <m:fPr>
                  <m:ctrlPr>
                    <w:rPr>
                      <w:rFonts w:ascii="Cambria Math" w:hAnsi="Cambria Math" w:cs="TimesNewRomanPSMT"/>
                      <w:i/>
                      <w:sz w:val="22"/>
                    </w:rPr>
                  </m:ctrlPr>
                </m:fPr>
                <m:num>
                  <m:r>
                    <w:rPr>
                      <w:rFonts w:ascii="Cambria Math" w:hAnsi="Cambria Math" w:cs="TimesNewRomanPSMT"/>
                    </w:rPr>
                    <m:t>1</m:t>
                  </m:r>
                </m:num>
                <m:den>
                  <m:r>
                    <w:rPr>
                      <w:rFonts w:ascii="Cambria Math" w:hAnsi="Cambria Math" w:cs="TimesNewRomanPSMT"/>
                    </w:rPr>
                    <m:t>2</m:t>
                  </m:r>
                </m:den>
              </m:f>
              <m:r>
                <w:rPr>
                  <w:rFonts w:ascii="Cambria Math" w:hAnsi="Cambria Math" w:cs="TimesNewRomanPSMT"/>
                </w:rPr>
                <m:t>e</m:t>
              </m:r>
            </m:e>
            <m:sub>
              <m:r>
                <w:rPr>
                  <w:rFonts w:ascii="Cambria Math" w:hAnsi="Cambria Math" w:cs="TimesNewRomanPSMT"/>
                </w:rPr>
                <m:t>u,i</m:t>
              </m:r>
            </m:sub>
            <m:sup>
              <m:r>
                <w:rPr>
                  <w:rFonts w:ascii="Cambria Math" w:hAnsi="Cambria Math" w:cs="TimesNewRomanPSMT"/>
                </w:rPr>
                <m:t>2</m:t>
              </m:r>
            </m:sup>
          </m:sSubSup>
          <m:r>
            <w:rPr>
              <w:rFonts w:ascii="Cambria Math" w:hAnsi="Cambria Math" w:cs="TimesNewRomanPSMT"/>
            </w:rPr>
            <m:t>+</m:t>
          </m:r>
          <m:f>
            <m:fPr>
              <m:ctrlPr>
                <w:rPr>
                  <w:rFonts w:ascii="Cambria Math" w:hAnsi="Cambria Math" w:cs="TimesNewRomanPSMT"/>
                  <w:i/>
                  <w:sz w:val="22"/>
                </w:rPr>
              </m:ctrlPr>
            </m:fPr>
            <m:num>
              <m:r>
                <w:rPr>
                  <w:rFonts w:ascii="Cambria Math" w:hAnsi="Cambria Math" w:cs="TimesNewRomanPSMT"/>
                </w:rPr>
                <m:t>λ</m:t>
              </m:r>
            </m:num>
            <m:den>
              <m:r>
                <w:rPr>
                  <w:rFonts w:ascii="Cambria Math" w:hAnsi="Cambria Math" w:cs="TimesNewRomanPSMT"/>
                </w:rPr>
                <m:t>2</m:t>
              </m:r>
            </m:den>
          </m:f>
          <m:d>
            <m:dPr>
              <m:ctrlPr>
                <w:rPr>
                  <w:rFonts w:ascii="Cambria Math" w:hAnsi="Cambria Math" w:cs="TimesNewRomanPSMT"/>
                  <w:i/>
                  <w:sz w:val="22"/>
                </w:rPr>
              </m:ctrlPr>
            </m:dPr>
            <m:e>
              <m:sSup>
                <m:sSupPr>
                  <m:ctrlPr>
                    <w:rPr>
                      <w:rFonts w:ascii="Cambria Math" w:hAnsi="Cambria Math" w:cs="Minion-Regular"/>
                      <w:i/>
                      <w:sz w:val="22"/>
                    </w:rPr>
                  </m:ctrlPr>
                </m:sSupPr>
                <m:e>
                  <m:d>
                    <m:dPr>
                      <m:begChr m:val="|"/>
                      <m:endChr m:val="|"/>
                      <m:ctrlPr>
                        <w:rPr>
                          <w:rFonts w:ascii="Cambria Math" w:hAnsi="Cambria Math" w:cs="Minion-Regular"/>
                          <w:i/>
                          <w:sz w:val="22"/>
                        </w:rPr>
                      </m:ctrlPr>
                    </m:dPr>
                    <m:e>
                      <m:d>
                        <m:dPr>
                          <m:begChr m:val="|"/>
                          <m:endChr m:val="|"/>
                          <m:ctrlPr>
                            <w:rPr>
                              <w:rFonts w:ascii="Cambria Math" w:hAnsi="Cambria Math" w:cs="Minion-Regular"/>
                              <w:i/>
                              <w:sz w:val="22"/>
                            </w:rPr>
                          </m:ctrlPr>
                        </m:dPr>
                        <m:e>
                          <m:sSub>
                            <m:sSubPr>
                              <m:ctrlPr>
                                <w:rPr>
                                  <w:rFonts w:ascii="Cambria Math" w:hAnsi="Cambria Math" w:cs="Minion-Regular"/>
                                  <w:i/>
                                  <w:sz w:val="22"/>
                                </w:rPr>
                              </m:ctrlPr>
                            </m:sSubPr>
                            <m:e>
                              <m:r>
                                <w:rPr>
                                  <w:rFonts w:ascii="Cambria Math" w:hAnsi="Cambria Math" w:cs="Minion-Regular"/>
                                </w:rPr>
                                <m:t>P</m:t>
                              </m:r>
                            </m:e>
                            <m:sub>
                              <m:r>
                                <w:rPr>
                                  <w:rFonts w:ascii="Cambria Math" w:hAnsi="Cambria Math" w:cs="Minion-Regular"/>
                                </w:rPr>
                                <m:t>u</m:t>
                              </m:r>
                            </m:sub>
                          </m:sSub>
                        </m:e>
                      </m:d>
                    </m:e>
                  </m:d>
                </m:e>
                <m:sup>
                  <m:r>
                    <w:rPr>
                      <w:rFonts w:ascii="Cambria Math" w:hAnsi="Cambria Math" w:cs="Minion-Regular"/>
                    </w:rPr>
                    <m:t>2</m:t>
                  </m:r>
                </m:sup>
              </m:sSup>
              <m:r>
                <w:rPr>
                  <w:rFonts w:ascii="Cambria Math" w:hAnsi="Cambria Math" w:cs="Minion-Regular"/>
                </w:rPr>
                <m:t>+</m:t>
              </m:r>
              <m:sSup>
                <m:sSupPr>
                  <m:ctrlPr>
                    <w:rPr>
                      <w:rFonts w:ascii="Cambria Math" w:hAnsi="Cambria Math" w:cs="Minion-Regular"/>
                      <w:i/>
                      <w:sz w:val="22"/>
                    </w:rPr>
                  </m:ctrlPr>
                </m:sSupPr>
                <m:e>
                  <m:d>
                    <m:dPr>
                      <m:begChr m:val="|"/>
                      <m:endChr m:val="|"/>
                      <m:ctrlPr>
                        <w:rPr>
                          <w:rFonts w:ascii="Cambria Math" w:hAnsi="Cambria Math" w:cs="Minion-Regular"/>
                          <w:i/>
                          <w:sz w:val="22"/>
                        </w:rPr>
                      </m:ctrlPr>
                    </m:dPr>
                    <m:e>
                      <m:d>
                        <m:dPr>
                          <m:begChr m:val="|"/>
                          <m:endChr m:val="|"/>
                          <m:ctrlPr>
                            <w:rPr>
                              <w:rFonts w:ascii="Cambria Math" w:hAnsi="Cambria Math" w:cs="Minion-Regular"/>
                              <w:i/>
                              <w:sz w:val="22"/>
                            </w:rPr>
                          </m:ctrlPr>
                        </m:dPr>
                        <m:e>
                          <m:sSub>
                            <m:sSubPr>
                              <m:ctrlPr>
                                <w:rPr>
                                  <w:rFonts w:ascii="Cambria Math" w:hAnsi="Cambria Math" w:cs="Minion-Regular"/>
                                  <w:i/>
                                  <w:sz w:val="22"/>
                                </w:rPr>
                              </m:ctrlPr>
                            </m:sSubPr>
                            <m:e>
                              <m:r>
                                <w:rPr>
                                  <w:rFonts w:ascii="Cambria Math" w:hAnsi="Cambria Math" w:cs="Minion-Regular"/>
                                </w:rPr>
                                <m:t>q</m:t>
                              </m:r>
                            </m:e>
                            <m:sub>
                              <m:r>
                                <w:rPr>
                                  <w:rFonts w:ascii="Cambria Math" w:hAnsi="Cambria Math" w:cs="Minion-Regular"/>
                                </w:rPr>
                                <m:t>i</m:t>
                              </m:r>
                            </m:sub>
                          </m:sSub>
                        </m:e>
                      </m:d>
                    </m:e>
                  </m:d>
                </m:e>
                <m:sup>
                  <m:r>
                    <w:rPr>
                      <w:rFonts w:ascii="Cambria Math" w:hAnsi="Cambria Math" w:cs="Minion-Regular"/>
                    </w:rPr>
                    <m:t>2</m:t>
                  </m:r>
                </m:sup>
              </m:sSup>
            </m:e>
          </m:d>
          <m:r>
            <w:rPr>
              <w:rFonts w:ascii="Cambria Math" w:hAnsi="Cambria Math" w:cs="TimesNewRomanPSMT"/>
            </w:rPr>
            <m:t xml:space="preserve"> </m:t>
          </m:r>
        </m:oMath>
      </m:oMathPara>
    </w:p>
    <w:p w14:paraId="75EF5EA9" w14:textId="77777777" w:rsidR="00A83AF4" w:rsidRPr="00FC434F" w:rsidRDefault="00A83AF4" w:rsidP="00B11C85">
      <w:pPr>
        <w:jc w:val="left"/>
      </w:pPr>
    </w:p>
    <w:p w14:paraId="7B0F75FF" w14:textId="538EA732" w:rsidR="00A83AF4" w:rsidRPr="00FC434F" w:rsidRDefault="001E74D3" w:rsidP="00B11C85">
      <w:pPr>
        <w:jc w:val="left"/>
      </w:pPr>
      <w:r w:rsidRPr="00FC434F">
        <w:t>Firstly</w:t>
      </w:r>
      <w:r w:rsidR="00402203" w:rsidRPr="00FC434F">
        <w:t>,</w:t>
      </w:r>
      <w:r w:rsidRPr="00FC434F">
        <w:t xml:space="preserve"> calculating the slope of </w:t>
      </w:r>
      <w:r w:rsidR="002502C9" w:rsidRPr="00FC434F">
        <w:t xml:space="preserve"> </w:t>
      </w:r>
      <m:oMath>
        <m:sSubSup>
          <m:sSubSupPr>
            <m:ctrlPr>
              <w:rPr>
                <w:rFonts w:ascii="Cambria Math" w:hAnsi="Cambria Math" w:cs="TimesNewRomanPSMT"/>
                <w:i/>
                <w:szCs w:val="24"/>
              </w:rPr>
            </m:ctrlPr>
          </m:sSubSupPr>
          <m:e>
            <m:r>
              <w:rPr>
                <w:rFonts w:ascii="Cambria Math" w:hAnsi="Cambria Math" w:cs="TimesNewRomanPSMT"/>
              </w:rPr>
              <m:t>e</m:t>
            </m:r>
          </m:e>
          <m:sub>
            <m:r>
              <w:rPr>
                <w:rFonts w:ascii="Cambria Math" w:hAnsi="Cambria Math" w:cs="TimesNewRomanPSMT"/>
              </w:rPr>
              <m:t>u,i</m:t>
            </m:r>
          </m:sub>
          <m:sup>
            <m:r>
              <w:rPr>
                <w:rFonts w:ascii="Cambria Math" w:hAnsi="Cambria Math" w:cs="TimesNewRomanPSMT"/>
              </w:rPr>
              <m:t>t</m:t>
            </m:r>
          </m:sup>
        </m:sSubSup>
        <m:r>
          <m:rPr>
            <m:sty m:val="p"/>
          </m:rPr>
          <w:rPr>
            <w:rFonts w:ascii="Cambria Math" w:hAnsi="Cambria Math" w:cs="TimesNewRomanPSMT"/>
          </w:rPr>
          <m:t xml:space="preserve"> </m:t>
        </m:r>
      </m:oMath>
    </w:p>
    <w:p w14:paraId="1B2EBA8A" w14:textId="77777777" w:rsidR="00A83AF4" w:rsidRPr="00FC434F" w:rsidRDefault="00A83AF4" w:rsidP="007B5C15">
      <w:r w:rsidRPr="00FC434F">
        <w:t xml:space="preserve">Then update the weights b </w:t>
      </w:r>
      <w:r w:rsidR="001E74D3" w:rsidRPr="00FC434F">
        <w:t>going in opposite direction of the gradient.</w:t>
      </w:r>
    </w:p>
    <w:p w14:paraId="6AB70032" w14:textId="77777777" w:rsidR="00A83AF4" w:rsidRPr="00FC434F" w:rsidRDefault="004758B0" w:rsidP="00B11C85">
      <w:pPr>
        <w:jc w:val="left"/>
      </w:pPr>
      <m:oMathPara>
        <m:oMath>
          <m:sSubSup>
            <m:sSubSupPr>
              <m:ctrlPr>
                <w:rPr>
                  <w:rFonts w:ascii="Cambria Math" w:hAnsi="Cambria Math" w:cs="TimesNewRomanPSMT"/>
                  <w:i/>
                  <w:szCs w:val="24"/>
                </w:rPr>
              </m:ctrlPr>
            </m:sSubSupPr>
            <m:e>
              <m:r>
                <w:rPr>
                  <w:rFonts w:ascii="Cambria Math" w:hAnsi="Cambria Math" w:cs="TimesNewRomanPSMT"/>
                </w:rPr>
                <m:t>q</m:t>
              </m:r>
            </m:e>
            <m:sub>
              <m:r>
                <w:rPr>
                  <w:rFonts w:ascii="Cambria Math" w:hAnsi="Cambria Math" w:cs="TimesNewRomanPSMT"/>
                </w:rPr>
                <m:t>u,i</m:t>
              </m:r>
            </m:sub>
            <m:sup>
              <m:r>
                <w:rPr>
                  <w:rFonts w:ascii="Cambria Math" w:hAnsi="Cambria Math" w:cs="TimesNewRomanPSMT"/>
                </w:rPr>
                <m:t>t</m:t>
              </m:r>
            </m:sup>
          </m:sSubSup>
          <m:r>
            <w:rPr>
              <w:rFonts w:ascii="Cambria Math" w:hAnsi="Cambria Math" w:cs="TimesNewRomanPSMT"/>
            </w:rPr>
            <m:t>=</m:t>
          </m:r>
          <m:sSub>
            <m:sSubPr>
              <m:ctrlPr>
                <w:rPr>
                  <w:rFonts w:ascii="Cambria Math" w:hAnsi="Cambria Math" w:cs="TimesNewRomanPSMT"/>
                  <w:i/>
                  <w:szCs w:val="24"/>
                </w:rPr>
              </m:ctrlPr>
            </m:sSubPr>
            <m:e>
              <m:r>
                <w:rPr>
                  <w:rFonts w:ascii="Cambria Math" w:hAnsi="Cambria Math" w:cs="TimesNewRomanPSMT"/>
                </w:rPr>
                <m:t>q</m:t>
              </m:r>
            </m:e>
            <m:sub>
              <m:r>
                <w:rPr>
                  <w:rFonts w:ascii="Cambria Math" w:hAnsi="Cambria Math" w:cs="TimesNewRomanPSMT"/>
                </w:rPr>
                <m:t>k,i</m:t>
              </m:r>
            </m:sub>
          </m:sSub>
          <m:r>
            <w:rPr>
              <w:rFonts w:ascii="Cambria Math" w:hAnsi="Cambria Math" w:cs="TimesNewRomanPSMT"/>
            </w:rPr>
            <m:t>+η.(</m:t>
          </m:r>
          <m:sSub>
            <m:sSubPr>
              <m:ctrlPr>
                <w:rPr>
                  <w:rFonts w:ascii="Cambria Math" w:hAnsi="Cambria Math" w:cs="TimesNewRomanPSMT"/>
                  <w:i/>
                  <w:szCs w:val="24"/>
                </w:rPr>
              </m:ctrlPr>
            </m:sSubPr>
            <m:e>
              <m:r>
                <w:rPr>
                  <w:rFonts w:ascii="Cambria Math" w:hAnsi="Cambria Math" w:cs="TimesNewRomanPSMT"/>
                </w:rPr>
                <m:t>e</m:t>
              </m:r>
            </m:e>
            <m:sub>
              <m:r>
                <w:rPr>
                  <w:rFonts w:ascii="Cambria Math" w:hAnsi="Cambria Math" w:cs="TimesNewRomanPSMT"/>
                </w:rPr>
                <m:t>u,i</m:t>
              </m:r>
            </m:sub>
          </m:sSub>
          <m:r>
            <w:rPr>
              <w:rFonts w:ascii="Cambria Math" w:hAnsi="Cambria Math" w:cs="TimesNewRomanPSMT"/>
            </w:rPr>
            <m:t>.</m:t>
          </m:r>
          <m:sSub>
            <m:sSubPr>
              <m:ctrlPr>
                <w:rPr>
                  <w:rFonts w:ascii="Cambria Math" w:hAnsi="Cambria Math" w:cs="TimesNewRomanPSMT"/>
                  <w:i/>
                  <w:szCs w:val="24"/>
                </w:rPr>
              </m:ctrlPr>
            </m:sSubPr>
            <m:e>
              <m:r>
                <w:rPr>
                  <w:rFonts w:ascii="Cambria Math" w:hAnsi="Cambria Math" w:cs="TimesNewRomanPSMT"/>
                </w:rPr>
                <m:t>P</m:t>
              </m:r>
            </m:e>
            <m:sub>
              <m:r>
                <w:rPr>
                  <w:rFonts w:ascii="Cambria Math" w:hAnsi="Cambria Math" w:cs="TimesNewRomanPSMT"/>
                </w:rPr>
                <m:t>u,k</m:t>
              </m:r>
            </m:sub>
          </m:sSub>
          <m:r>
            <w:rPr>
              <w:rFonts w:ascii="Cambria Math" w:hAnsi="Cambria Math" w:cs="TimesNewRomanPSMT"/>
            </w:rPr>
            <m:t>-λ.</m:t>
          </m:r>
          <m:sSub>
            <m:sSubPr>
              <m:ctrlPr>
                <w:rPr>
                  <w:rFonts w:ascii="Cambria Math" w:hAnsi="Cambria Math" w:cs="TimesNewRomanPSMT"/>
                  <w:i/>
                  <w:szCs w:val="24"/>
                </w:rPr>
              </m:ctrlPr>
            </m:sSubPr>
            <m:e>
              <m:r>
                <w:rPr>
                  <w:rFonts w:ascii="Cambria Math" w:hAnsi="Cambria Math" w:cs="TimesNewRomanPSMT"/>
                </w:rPr>
                <m:t>q</m:t>
              </m:r>
            </m:e>
            <m:sub>
              <m:r>
                <w:rPr>
                  <w:rFonts w:ascii="Cambria Math" w:hAnsi="Cambria Math" w:cs="TimesNewRomanPSMT"/>
                </w:rPr>
                <m:t>k,i</m:t>
              </m:r>
            </m:sub>
          </m:sSub>
        </m:oMath>
      </m:oMathPara>
    </w:p>
    <w:p w14:paraId="098F639F" w14:textId="77777777" w:rsidR="00094319" w:rsidRPr="00FC434F" w:rsidRDefault="00094319" w:rsidP="00FD44F4">
      <w:pPr>
        <w:jc w:val="left"/>
      </w:pPr>
      <w:r w:rsidRPr="00FC434F">
        <w:t>η =</w:t>
      </w:r>
      <w:r w:rsidR="00A83AF4" w:rsidRPr="00FC434F">
        <w:t xml:space="preserve"> learning rate. </w:t>
      </w:r>
    </w:p>
    <w:p w14:paraId="5CED7BFD" w14:textId="17D03711" w:rsidR="00A83AF4" w:rsidRPr="00FC434F" w:rsidRDefault="00094319" w:rsidP="007B5C15">
      <w:r w:rsidRPr="00FC434F">
        <w:t>The collaborative filtering</w:t>
      </w:r>
      <w:r w:rsidR="00A83AF4" w:rsidRPr="00FC434F">
        <w:t xml:space="preserve"> has positive res</w:t>
      </w:r>
      <w:r w:rsidRPr="00FC434F">
        <w:t>ults for solving the detail</w:t>
      </w:r>
      <w:r w:rsidR="00A83AF4" w:rsidRPr="00FC434F">
        <w:t xml:space="preserve"> problem, </w:t>
      </w:r>
      <w:r w:rsidR="00402203" w:rsidRPr="00FC434F">
        <w:t xml:space="preserve">but </w:t>
      </w:r>
      <w:r w:rsidR="00A83AF4" w:rsidRPr="00FC434F">
        <w:t xml:space="preserve">does not give </w:t>
      </w:r>
      <w:r w:rsidR="00FD44F4" w:rsidRPr="00FC434F">
        <w:t xml:space="preserve">accurate results all the time. </w:t>
      </w:r>
    </w:p>
    <w:p w14:paraId="1DBA7FB7" w14:textId="214F053E" w:rsidR="00C30E99" w:rsidRPr="00FC434F" w:rsidRDefault="00F831DB" w:rsidP="00F831DB">
      <w:pPr>
        <w:pStyle w:val="Heading2"/>
        <w:numPr>
          <w:ilvl w:val="0"/>
          <w:numId w:val="0"/>
        </w:numPr>
      </w:pPr>
      <w:bookmarkStart w:id="31" w:name="_Toc56766001"/>
      <w:r w:rsidRPr="00FC434F">
        <w:lastRenderedPageBreak/>
        <w:t>2.3.</w:t>
      </w:r>
      <w:r w:rsidR="00D17507" w:rsidRPr="00FC434F">
        <w:t>3. Summary</w:t>
      </w:r>
      <w:bookmarkEnd w:id="31"/>
    </w:p>
    <w:p w14:paraId="16C24B0D" w14:textId="56A1E1A1" w:rsidR="006849EC" w:rsidRPr="00FC434F" w:rsidRDefault="006849EC" w:rsidP="007B5C15">
      <w:r w:rsidRPr="00FC434F">
        <w:t xml:space="preserve">Matrix </w:t>
      </w:r>
      <w:r w:rsidR="005D656F">
        <w:t>factorisation</w:t>
      </w:r>
      <w:r w:rsidRPr="00FC434F">
        <w:t xml:space="preserve"> characterizes objects and users with the aid of vectors of factors infe</w:t>
      </w:r>
      <w:r w:rsidR="003F6786" w:rsidRPr="00FC434F">
        <w:t>rred from styles of item scores</w:t>
      </w:r>
      <w:r w:rsidRPr="00FC434F">
        <w:t>.</w:t>
      </w:r>
      <w:r w:rsidR="003F6786" w:rsidRPr="00FC434F">
        <w:t xml:space="preserve"> </w:t>
      </w:r>
      <w:r w:rsidRPr="00FC434F">
        <w:t>High correspondence among item and person elements ends in recom</w:t>
      </w:r>
      <w:r w:rsidR="003F6786" w:rsidRPr="00FC434F">
        <w:t>mendation of an object to a user</w:t>
      </w:r>
      <w:r w:rsidRPr="00FC434F">
        <w:t xml:space="preserve">. Those techniques supply prediction accuracy </w:t>
      </w:r>
      <w:r w:rsidR="00C25C9D">
        <w:t>with higher level than</w:t>
      </w:r>
      <w:r w:rsidRPr="00FC434F">
        <w:t xml:space="preserve"> other published collaborative filtering strategies (Ricci, Rokach &amp; Shapira 2015).</w:t>
      </w:r>
    </w:p>
    <w:p w14:paraId="36C5F4B6" w14:textId="1D378343" w:rsidR="006849EC" w:rsidRPr="00FC434F" w:rsidRDefault="00073DE8" w:rsidP="007B5C15">
      <w:r w:rsidRPr="00FC434F">
        <w:t>Matrix factor attempts to optimize the</w:t>
      </w:r>
      <w:r w:rsidR="006849EC" w:rsidRPr="00FC434F">
        <w:t xml:space="preserve"> info</w:t>
      </w:r>
      <w:r w:rsidRPr="00FC434F">
        <w:t>rmation on the user-item rating matrix</w:t>
      </w:r>
      <w:r w:rsidR="006849EC" w:rsidRPr="00FC434F">
        <w:t xml:space="preserve"> at the exact time</w:t>
      </w:r>
      <w:r w:rsidRPr="00FC434F">
        <w:t>. This method</w:t>
      </w:r>
      <w:r w:rsidR="006849EC" w:rsidRPr="00FC434F">
        <w:t xml:space="preserve"> is based at the rating distribution within the lively user’s neighbourhood. </w:t>
      </w:r>
    </w:p>
    <w:p w14:paraId="6349AC6D" w14:textId="77777777" w:rsidR="00C30E99" w:rsidRPr="00FC434F" w:rsidRDefault="004F5050" w:rsidP="004F5050">
      <w:pPr>
        <w:pStyle w:val="Heading2"/>
      </w:pPr>
      <w:bookmarkStart w:id="32" w:name="_Toc56766002"/>
      <w:r w:rsidRPr="00FC434F">
        <w:t>Model Based Collaborative Filtering Techniques</w:t>
      </w:r>
      <w:bookmarkEnd w:id="32"/>
    </w:p>
    <w:p w14:paraId="1C68C849" w14:textId="77777777" w:rsidR="008F2C9E" w:rsidRPr="00FC434F" w:rsidRDefault="008F2C9E" w:rsidP="007B5C15">
      <w:r w:rsidRPr="00FC434F">
        <w:t>This technique involves creating a model based on the ranking dataset. In other words, some data is extracted from the dataset and is used as a guide to make recommendations, without ever needing the usage of the entire dataset.</w:t>
      </w:r>
    </w:p>
    <w:p w14:paraId="7AD86791" w14:textId="77777777" w:rsidR="004F5050" w:rsidRPr="00FC434F" w:rsidRDefault="004F5050" w:rsidP="00205364">
      <w:pPr>
        <w:pStyle w:val="Heading3"/>
        <w:rPr>
          <w:u w:val="single"/>
        </w:rPr>
      </w:pPr>
      <w:bookmarkStart w:id="33" w:name="_Toc56766003"/>
      <w:r w:rsidRPr="00FC434F">
        <w:rPr>
          <w:u w:val="single"/>
        </w:rPr>
        <w:t>Introduction</w:t>
      </w:r>
      <w:bookmarkEnd w:id="33"/>
    </w:p>
    <w:p w14:paraId="5B0A17B7" w14:textId="77777777" w:rsidR="008F2C9E" w:rsidRPr="00FC434F" w:rsidRDefault="008F2C9E" w:rsidP="007B5C15">
      <w:r w:rsidRPr="00FC434F">
        <w:t>Model-based techniques address the guessing task of how much a user would like an item they have not encountered before. A variety of system learning algorithms are used to train one single person on the object matrix, these algorithms create a model that can determine the user's rating on a new element that has just been applied to the program (Lew et al. 2007).</w:t>
      </w:r>
    </w:p>
    <w:p w14:paraId="2D3CB301" w14:textId="3FF53994" w:rsidR="008F2C9E" w:rsidRPr="00FC434F" w:rsidRDefault="008F2C9E" w:rsidP="007B5C15">
      <w:r w:rsidRPr="00FC434F">
        <w:t>Model-based CF techniques address the drawback of information overload under memory-based technique</w:t>
      </w:r>
      <w:r w:rsidR="00E45D21" w:rsidRPr="00FC434F">
        <w:t>s</w:t>
      </w:r>
      <w:r w:rsidRPr="00FC434F">
        <w:t>, which is a result of situations where there is a lot of people using the system. The information overload</w:t>
      </w:r>
      <w:r w:rsidR="00E45D21" w:rsidRPr="00FC434F">
        <w:t xml:space="preserve"> in memory-based techniques</w:t>
      </w:r>
      <w:r w:rsidRPr="00FC434F">
        <w:t xml:space="preserve"> results in much consumption of computational resource</w:t>
      </w:r>
      <w:r w:rsidR="00E45D21" w:rsidRPr="00FC434F">
        <w:t>s</w:t>
      </w:r>
      <w:r w:rsidRPr="00FC434F">
        <w:t xml:space="preserve"> and system performance goes down, resulting in further delay in response to user requests. Model-based approach solves this problem (Thi Do, Nguyen &amp; Nguyen 2010).</w:t>
      </w:r>
    </w:p>
    <w:p w14:paraId="0CABF9F2" w14:textId="77777777" w:rsidR="004F5050" w:rsidRPr="00FC434F" w:rsidRDefault="004F5050" w:rsidP="00A83AF4">
      <w:pPr>
        <w:pStyle w:val="Heading3"/>
        <w:rPr>
          <w:u w:val="single"/>
        </w:rPr>
      </w:pPr>
      <w:bookmarkStart w:id="34" w:name="_Toc56766004"/>
      <w:r w:rsidRPr="00FC434F">
        <w:rPr>
          <w:u w:val="single"/>
        </w:rPr>
        <w:t>Advantages</w:t>
      </w:r>
      <w:bookmarkEnd w:id="34"/>
    </w:p>
    <w:p w14:paraId="3CA05E74" w14:textId="7E4FDADA" w:rsidR="00A83AF4" w:rsidRPr="00FC434F" w:rsidRDefault="00A83AF4" w:rsidP="007B5C15">
      <w:r w:rsidRPr="00FC434F">
        <w:t xml:space="preserve">Model-based </w:t>
      </w:r>
      <w:r w:rsidR="00A32CC3" w:rsidRPr="00FC434F">
        <w:t xml:space="preserve">CF </w:t>
      </w:r>
      <w:r w:rsidRPr="00FC434F">
        <w:t>recommendation frameworks</w:t>
      </w:r>
      <w:r w:rsidR="00A32CC3" w:rsidRPr="00FC434F">
        <w:t xml:space="preserve"> in</w:t>
      </w:r>
      <w:r w:rsidR="0049687C" w:rsidRPr="00FC434F">
        <w:t>c</w:t>
      </w:r>
      <w:r w:rsidR="00A32CC3" w:rsidRPr="00FC434F">
        <w:t>lude Bayesian belief networks</w:t>
      </w:r>
      <w:r w:rsidRPr="00FC434F">
        <w:t>, clustering CF, Ar</w:t>
      </w:r>
      <w:r w:rsidR="00A32CC3" w:rsidRPr="00FC434F">
        <w:t>tificial neural network-based, latent semantic</w:t>
      </w:r>
      <w:r w:rsidRPr="00FC434F">
        <w:t xml:space="preserve">, sparse </w:t>
      </w:r>
      <w:r w:rsidR="00D17507" w:rsidRPr="00FC434F">
        <w:t>component analysis</w:t>
      </w:r>
      <w:r w:rsidRPr="00FC434F">
        <w:t xml:space="preserve"> using spatial </w:t>
      </w:r>
      <w:r w:rsidRPr="00FC434F">
        <w:lastRenderedPageBreak/>
        <w:t xml:space="preserve">reduction </w:t>
      </w:r>
      <w:r w:rsidR="000C39E6" w:rsidRPr="00FC434F">
        <w:t>techniques,</w:t>
      </w:r>
      <w:r w:rsidRPr="00FC434F">
        <w:t xml:space="preserve"> </w:t>
      </w:r>
      <w:r w:rsidRPr="00C76A5F">
        <w:rPr>
          <w:i/>
          <w:iCs/>
        </w:rPr>
        <w:t>e.g.</w:t>
      </w:r>
      <w:r w:rsidR="00BE740D" w:rsidRPr="00FC434F">
        <w:t xml:space="preserve"> SVD</w:t>
      </w:r>
      <w:r w:rsidR="00A32CC3" w:rsidRPr="00FC434F">
        <w:t xml:space="preserve"> or PCA</w:t>
      </w:r>
      <w:r w:rsidR="00BE740D" w:rsidRPr="00FC434F">
        <w:t>,</w:t>
      </w:r>
      <w:r w:rsidRPr="00FC434F">
        <w:t xml:space="preserve"> </w:t>
      </w:r>
      <w:r w:rsidR="00A32CC3" w:rsidRPr="00FC434F">
        <w:t>and</w:t>
      </w:r>
      <w:r w:rsidRPr="00FC434F">
        <w:t xml:space="preserve"> have a range of advantages over </w:t>
      </w:r>
      <w:r w:rsidR="004D11BF" w:rsidRPr="00FC434F">
        <w:t>neighbourhood</w:t>
      </w:r>
      <w:r w:rsidRPr="00FC434F">
        <w:t>-based methods:</w:t>
      </w:r>
    </w:p>
    <w:p w14:paraId="6F54620D" w14:textId="20C787CC" w:rsidR="004D11BF" w:rsidRPr="00FC434F" w:rsidRDefault="004D11BF" w:rsidP="007B5C15">
      <w:r w:rsidRPr="00FC434F">
        <w:t>These algorithms address the sparsity and scalability problem better, since the models created are far simpl</w:t>
      </w:r>
      <w:r w:rsidR="00133869" w:rsidRPr="00FC434F">
        <w:t>er than the real data collection</w:t>
      </w:r>
      <w:r w:rsidRPr="00FC434F">
        <w:t>, and even with the largest databases, the model becomes small-scaled for effective usage to improve prediction perf</w:t>
      </w:r>
      <w:r w:rsidR="00133869" w:rsidRPr="00FC434F">
        <w:t xml:space="preserve">ormance </w:t>
      </w:r>
      <w:r w:rsidRPr="00FC434F">
        <w:t>(Lew et al. 2007).</w:t>
      </w:r>
    </w:p>
    <w:p w14:paraId="13428BBB" w14:textId="13E3017B" w:rsidR="004D11BF" w:rsidRPr="00FC434F" w:rsidRDefault="004D11BF" w:rsidP="007B5C15">
      <w:r w:rsidRPr="00FC434F">
        <w:t xml:space="preserve">Model-based CF </w:t>
      </w:r>
      <w:r w:rsidR="00BD4876" w:rsidRPr="00FC434F">
        <w:t>techniques are</w:t>
      </w:r>
      <w:r w:rsidRPr="00FC434F">
        <w:t xml:space="preserve"> quick to provide recommendations, at least when compared to systems of the memory-based technique, as the required time to test the sample is typically much less than the time needed to test the whole dataset (Lew et al. 2007).</w:t>
      </w:r>
    </w:p>
    <w:p w14:paraId="788F6D93" w14:textId="12BE93B0" w:rsidR="004D11BF" w:rsidRPr="00FC434F" w:rsidRDefault="004D11BF" w:rsidP="007B5C15">
      <w:r w:rsidRPr="00FC434F">
        <w:t>It is simpler to prevent over-fitting with model-based structures because, the dataset on which applications are constructed are a reflection of real-world results (Lew et al. 2007).</w:t>
      </w:r>
    </w:p>
    <w:p w14:paraId="05C1514E" w14:textId="37ADF7B1" w:rsidR="004D11BF" w:rsidRPr="00FC434F" w:rsidRDefault="004D11BF" w:rsidP="007B5C15">
      <w:pPr>
        <w:rPr>
          <w:szCs w:val="24"/>
        </w:rPr>
      </w:pPr>
      <w:r w:rsidRPr="00FC434F">
        <w:t xml:space="preserve">Shortcomings for model-based CF include inflexibility and quality predictions. Inflexibility in that, adding data to a model is often difficult since model creation consumes time and resources. </w:t>
      </w:r>
      <w:r w:rsidR="00AC716A" w:rsidRPr="00FC434F">
        <w:t>In addition, t</w:t>
      </w:r>
      <w:r w:rsidRPr="00FC434F">
        <w:t>he quality or accuracy of the predictions are of concern in model-based because not all available data is used to make predictions, but this concern depends only on the built model. The more the model reflects the whole dataset, the more accurate the predictions will be (Lew et al. 2007).</w:t>
      </w:r>
    </w:p>
    <w:p w14:paraId="6458D4EE" w14:textId="77777777" w:rsidR="004F5050" w:rsidRPr="00FC434F" w:rsidRDefault="004F5050" w:rsidP="00B11C85">
      <w:pPr>
        <w:pStyle w:val="Heading3"/>
        <w:jc w:val="left"/>
        <w:rPr>
          <w:u w:val="single"/>
        </w:rPr>
      </w:pPr>
      <w:bookmarkStart w:id="35" w:name="_Toc56766005"/>
      <w:r w:rsidRPr="00FC434F">
        <w:rPr>
          <w:u w:val="single"/>
        </w:rPr>
        <w:t>Algorithm</w:t>
      </w:r>
      <w:bookmarkEnd w:id="35"/>
    </w:p>
    <w:p w14:paraId="3EEDA61F" w14:textId="22D8A210" w:rsidR="007054CF" w:rsidRPr="00FC434F" w:rsidRDefault="007054CF" w:rsidP="007B5C15">
      <w:r w:rsidRPr="00FC434F">
        <w:t xml:space="preserve">While most concepts underlying model-based techniques include creating a model that reflects the entire dataset, there are a variety of methods that may be used to </w:t>
      </w:r>
      <w:r w:rsidR="000C39E6" w:rsidRPr="00FC434F">
        <w:t>build</w:t>
      </w:r>
      <w:r w:rsidRPr="00FC434F">
        <w:t xml:space="preserve"> and implement that model. Those methods are:</w:t>
      </w:r>
    </w:p>
    <w:p w14:paraId="3E0AD02C" w14:textId="0D444D80" w:rsidR="007054CF" w:rsidRPr="00FC434F" w:rsidRDefault="007054CF" w:rsidP="007B5C15">
      <w:r w:rsidRPr="00FC434F">
        <w:rPr>
          <w:u w:val="single"/>
        </w:rPr>
        <w:t>Likelihood issue</w:t>
      </w:r>
      <w:r w:rsidRPr="00FC434F">
        <w:t xml:space="preserve">: In this viewpoint, the question of predicting a user-item pair ranking is seen as the question of predicting the likelihood of the rating being a </w:t>
      </w:r>
      <w:r w:rsidR="0069246A" w:rsidRPr="00FC434F">
        <w:t xml:space="preserve">particular </w:t>
      </w:r>
      <w:r w:rsidR="000C39E6" w:rsidRPr="00FC434F">
        <w:t>value</w:t>
      </w:r>
      <w:r w:rsidRPr="00FC434F">
        <w:t>. Bayesian network and clustering make use of proba</w:t>
      </w:r>
      <w:r w:rsidR="0069246A" w:rsidRPr="00FC434F">
        <w:t xml:space="preserve">bility issue (Lew et al. 2007) and are further </w:t>
      </w:r>
      <w:r w:rsidRPr="00FC434F">
        <w:t>elaborated below</w:t>
      </w:r>
      <w:r w:rsidR="00DD389E" w:rsidRPr="00FC434F">
        <w:t>.</w:t>
      </w:r>
    </w:p>
    <w:p w14:paraId="3FE10AD1" w14:textId="7E56C737" w:rsidR="007054CF" w:rsidRPr="00FC434F" w:rsidRDefault="007054CF" w:rsidP="007B5C15">
      <w:r w:rsidRPr="00FC434F">
        <w:t xml:space="preserve">The </w:t>
      </w:r>
      <w:r w:rsidRPr="00FC434F">
        <w:rPr>
          <w:u w:val="single"/>
        </w:rPr>
        <w:t xml:space="preserve">Bayesian network model </w:t>
      </w:r>
      <w:r w:rsidRPr="00FC434F">
        <w:t>is where a model of probability is formulated to solve a problem of collaborative filtering (Sarwar et al. 2001). Collaborative filtering algorithms of probability determine how l</w:t>
      </w:r>
      <w:r w:rsidR="00E967E8" w:rsidRPr="00FC434F">
        <w:t xml:space="preserve">ikely that, a given rated item </w:t>
      </w:r>
      <m:oMath>
        <m:r>
          <w:rPr>
            <w:rFonts w:ascii="Cambria Math" w:hAnsi="Cambria Math"/>
          </w:rPr>
          <m:t>i</m:t>
        </m:r>
      </m:oMath>
      <w:r w:rsidR="00E967E8" w:rsidRPr="00FC434F">
        <w:t xml:space="preserve"> and user </w:t>
      </w:r>
      <m:oMath>
        <m:r>
          <w:rPr>
            <w:rFonts w:ascii="Cambria Math" w:hAnsi="Cambria Math"/>
          </w:rPr>
          <m:t>x</m:t>
        </m:r>
      </m:oMath>
      <w:r w:rsidR="00E967E8" w:rsidRPr="00FC434F">
        <w:t xml:space="preserve">, a rating of </w:t>
      </w:r>
      <m:oMath>
        <m:r>
          <w:rPr>
            <w:rFonts w:ascii="Cambria Math" w:hAnsi="Cambria Math"/>
          </w:rPr>
          <m:t>t</m:t>
        </m:r>
      </m:oMath>
      <w:r w:rsidRPr="00FC434F">
        <w:t xml:space="preserve"> was given </w:t>
      </w:r>
      <w:r w:rsidRPr="00FC434F">
        <w:lastRenderedPageBreak/>
        <w:t xml:space="preserve">to an item by the user: </w:t>
      </w:r>
      <m:oMath>
        <m:r>
          <w:rPr>
            <w:rFonts w:ascii="Cambria Math" w:hAnsi="Cambria Math"/>
          </w:rPr>
          <m:t>p</m:t>
        </m:r>
        <m:d>
          <m:dPr>
            <m:ctrlPr>
              <w:rPr>
                <w:rFonts w:ascii="Cambria Math" w:hAnsi="Cambria Math"/>
                <w:i/>
              </w:rPr>
            </m:ctrlPr>
          </m:dPr>
          <m:e>
            <m:r>
              <w:rPr>
                <w:rFonts w:ascii="Cambria Math" w:hAnsi="Cambria Math"/>
              </w:rPr>
              <m:t>t</m:t>
            </m:r>
          </m:e>
          <m:e>
            <m:r>
              <w:rPr>
                <w:rFonts w:ascii="Cambria Math" w:hAnsi="Cambria Math"/>
              </w:rPr>
              <m:t>x,i</m:t>
            </m:r>
          </m:e>
        </m:d>
      </m:oMath>
      <w:r w:rsidRPr="00FC434F">
        <w:t>. The rating value that is most pr</w:t>
      </w:r>
      <w:r w:rsidR="00753AFE" w:rsidRPr="00FC434F">
        <w:t xml:space="preserve">obable or an expected value of </w:t>
      </w:r>
      <m:oMath>
        <m:r>
          <w:rPr>
            <w:rFonts w:ascii="Cambria Math" w:hAnsi="Cambria Math"/>
          </w:rPr>
          <m:t>t</m:t>
        </m:r>
      </m:oMath>
      <w:r w:rsidRPr="00FC434F">
        <w:t>, is used to calculate a predicted ratin</w:t>
      </w:r>
      <w:r w:rsidR="00753AFE" w:rsidRPr="00FC434F">
        <w:t xml:space="preserve">g (Schafer et al. 2007). User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s</m:t>
        </m:r>
      </m:oMath>
      <w:r w:rsidR="00753AFE" w:rsidRPr="00FC434F">
        <w:t xml:space="preserve"> formula of item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sidRPr="00FC434F">
        <w:t xml:space="preserve"> expected rating is shown by the equation below,</w:t>
      </w:r>
    </w:p>
    <w:p w14:paraId="3768BDCE" w14:textId="77777777" w:rsidR="007054CF" w:rsidRPr="00FC434F" w:rsidRDefault="007054CF" w:rsidP="00B11C85">
      <w:pPr>
        <w:jc w:val="left"/>
      </w:pPr>
      <m:oMathPara>
        <m:oMath>
          <m:r>
            <w:rPr>
              <w:rFonts w:ascii="Cambria Math" w:hAnsi="Cambria Math" w:cs="Calibri"/>
            </w:rPr>
            <m:t>E</m:t>
          </m:r>
          <m:d>
            <m:dPr>
              <m:ctrlPr>
                <w:rPr>
                  <w:rFonts w:ascii="Cambria Math" w:hAnsi="Cambria Math" w:cs="Calibri"/>
                  <w:bCs/>
                  <w:i/>
                </w:rPr>
              </m:ctrlPr>
            </m:dPr>
            <m:e>
              <m:r>
                <w:rPr>
                  <w:rFonts w:ascii="Cambria Math" w:hAnsi="Cambria Math" w:cs="Calibri"/>
                </w:rPr>
                <m:t xml:space="preserve">t </m:t>
              </m:r>
            </m:e>
            <m:e>
              <m:r>
                <w:rPr>
                  <w:rFonts w:ascii="Cambria Math" w:hAnsi="Cambria Math" w:cs="Calibri"/>
                </w:rPr>
                <m:t>x, i</m:t>
              </m:r>
            </m:e>
          </m:d>
          <m:r>
            <w:rPr>
              <w:rFonts w:ascii="Cambria Math" w:hAnsi="Cambria Math" w:cs="Calibri"/>
            </w:rPr>
            <m:t>=∑t.p</m:t>
          </m:r>
          <m:d>
            <m:dPr>
              <m:endChr m:val="|"/>
              <m:ctrlPr>
                <w:rPr>
                  <w:rFonts w:ascii="Cambria Math" w:hAnsi="Cambria Math" w:cs="Calibri"/>
                  <w:bCs/>
                  <w:i/>
                </w:rPr>
              </m:ctrlPr>
            </m:dPr>
            <m:e>
              <m:r>
                <w:rPr>
                  <w:rFonts w:ascii="Cambria Math" w:hAnsi="Cambria Math" w:cs="Calibri"/>
                </w:rPr>
                <m:t xml:space="preserve">t </m:t>
              </m:r>
            </m:e>
          </m:d>
          <m:r>
            <w:rPr>
              <w:rFonts w:ascii="Cambria Math" w:hAnsi="Cambria Math" w:cs="Calibri"/>
            </w:rPr>
            <m:t>x, i)</m:t>
          </m:r>
        </m:oMath>
      </m:oMathPara>
    </w:p>
    <w:p w14:paraId="4FADB50D" w14:textId="1593F367" w:rsidR="005E05D4" w:rsidRPr="00FC434F" w:rsidRDefault="007054CF" w:rsidP="007B5C15">
      <w:r w:rsidRPr="00FC434F">
        <w:rPr>
          <w:u w:val="single"/>
        </w:rPr>
        <w:t>Clustering model</w:t>
      </w:r>
      <w:r w:rsidRPr="00FC434F">
        <w:t xml:space="preserve"> treats CF as a problem of classification and works by grouping similar users in the same class, then the chance that a certain user is </w:t>
      </w:r>
      <w:r w:rsidR="00A920FF" w:rsidRPr="00FC434F">
        <w:t>in a certain class is estimated. Then</w:t>
      </w:r>
      <w:r w:rsidRPr="00FC434F">
        <w:t xml:space="preserve"> from there, the conditional probability of ratings is computed (Sarwar et al. 2001). Clustering CF bases its assumptions on the fact a </w:t>
      </w:r>
      <w:r w:rsidR="000C39E6" w:rsidRPr="00FC434F">
        <w:t>group</w:t>
      </w:r>
      <w:r w:rsidRPr="00FC434F">
        <w:t xml:space="preserve"> will consist of users with very similar interests; </w:t>
      </w:r>
      <w:r w:rsidR="00D17507" w:rsidRPr="00FC434F">
        <w:t>so,</w:t>
      </w:r>
      <w:r w:rsidRPr="00FC434F">
        <w:t xml:space="preserve"> their items will be rated similarly. </w:t>
      </w:r>
      <w:r w:rsidR="00D17507" w:rsidRPr="00FC434F">
        <w:t>Therefore,</w:t>
      </w:r>
      <w:r w:rsidRPr="00FC434F">
        <w:t xml:space="preserve"> users are divided into groups called clusters, a set of similar users (Thi Do, Nguyen &amp; Nguyen 2010). How dissimilar two users are is measured by determining the distance between them. If the distance between two users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FC434F">
        <w:t xml:space="preserve"> and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FC434F">
        <w:t xml:space="preserve"> is small, the more similar users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FC434F">
        <w:t xml:space="preserve"> and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FC434F">
        <w:t xml:space="preserve"> are (Thi Do, Nguyen &amp; Nguyen 2010).</w:t>
      </w:r>
    </w:p>
    <w:p w14:paraId="7E5AF61D" w14:textId="221334F8" w:rsidR="007054CF" w:rsidRPr="00FC434F" w:rsidRDefault="007054CF" w:rsidP="004A45D1">
      <w:pPr>
        <w:rPr>
          <w:rFonts w:cs="Cambria Math"/>
        </w:rPr>
      </w:pPr>
      <m:oMathPara>
        <m:oMath>
          <m:r>
            <w:rPr>
              <w:rFonts w:ascii="Cambria Math" w:hAnsi="Cambria Math" w:cs="Cambria Math"/>
              <w:color w:val="000000"/>
            </w:rPr>
            <m:t>distanc</m:t>
          </m:r>
          <m:sSub>
            <m:sSubPr>
              <m:ctrlPr>
                <w:rPr>
                  <w:rFonts w:ascii="Cambria Math" w:hAnsi="Cambria Math" w:cs="Cambria Math"/>
                  <w:i/>
                  <w:color w:val="000000"/>
                </w:rPr>
              </m:ctrlPr>
            </m:sSubPr>
            <m:e>
              <m:r>
                <w:rPr>
                  <w:rFonts w:ascii="Cambria Math" w:hAnsi="Cambria Math" w:cs="Cambria Math"/>
                  <w:color w:val="000000"/>
                </w:rPr>
                <m:t>e</m:t>
              </m:r>
            </m:e>
            <m:sub>
              <m:r>
                <w:rPr>
                  <w:rFonts w:ascii="Cambria Math" w:hAnsi="Cambria Math" w:cs="Cambria Math"/>
                  <w:color w:val="000000"/>
                </w:rPr>
                <m:t>Minkowski</m:t>
              </m:r>
            </m:sub>
          </m:sSub>
          <m:d>
            <m:dPr>
              <m:ctrlPr>
                <w:rPr>
                  <w:rFonts w:ascii="Cambria Math" w:hAnsi="Cambria Math" w:cs="Cambria Math"/>
                  <w:i/>
                  <w:color w:val="000000"/>
                </w:rPr>
              </m:ctrlPr>
            </m:dPr>
            <m:e>
              <m:sSub>
                <m:sSubPr>
                  <m:ctrlPr>
                    <w:rPr>
                      <w:rFonts w:ascii="Cambria Math" w:hAnsi="Cambria Math" w:cs="Cambria Math"/>
                      <w:i/>
                      <w:color w:val="000000"/>
                    </w:rPr>
                  </m:ctrlPr>
                </m:sSubPr>
                <m:e>
                  <m:r>
                    <w:rPr>
                      <w:rFonts w:ascii="Cambria Math" w:hAnsi="Cambria Math" w:cs="Cambria Math"/>
                      <w:color w:val="000000"/>
                    </w:rPr>
                    <m:t>u</m:t>
                  </m:r>
                </m:e>
                <m:sub>
                  <m:r>
                    <w:rPr>
                      <w:rFonts w:ascii="Cambria Math" w:hAnsi="Cambria Math" w:cs="Cambria Math"/>
                      <w:color w:val="000000"/>
                    </w:rPr>
                    <m:t>1</m:t>
                  </m:r>
                </m:sub>
              </m:sSub>
              <m:r>
                <w:rPr>
                  <w:rFonts w:ascii="Cambria Math" w:hAnsi="Cambria Math" w:cs="Cambria Math"/>
                  <w:color w:val="000000"/>
                </w:rPr>
                <m:t>,</m:t>
              </m:r>
              <m:sSub>
                <m:sSubPr>
                  <m:ctrlPr>
                    <w:rPr>
                      <w:rFonts w:ascii="Cambria Math" w:hAnsi="Cambria Math" w:cs="Cambria Math"/>
                      <w:i/>
                      <w:color w:val="000000"/>
                    </w:rPr>
                  </m:ctrlPr>
                </m:sSubPr>
                <m:e>
                  <m:r>
                    <w:rPr>
                      <w:rFonts w:ascii="Cambria Math" w:hAnsi="Cambria Math" w:cs="Cambria Math"/>
                      <w:color w:val="000000"/>
                    </w:rPr>
                    <m:t>u</m:t>
                  </m:r>
                </m:e>
                <m:sub>
                  <m:r>
                    <w:rPr>
                      <w:rFonts w:ascii="Cambria Math" w:hAnsi="Cambria Math" w:cs="Cambria Math"/>
                      <w:color w:val="000000"/>
                    </w:rPr>
                    <m:t>2</m:t>
                  </m:r>
                </m:sub>
              </m:sSub>
            </m:e>
          </m:d>
          <m:r>
            <w:rPr>
              <w:rFonts w:ascii="Cambria Math" w:hAnsi="Cambria Math" w:cs="Cambria Math"/>
              <w:color w:val="000000"/>
            </w:rPr>
            <m:t xml:space="preserve">= </m:t>
          </m:r>
          <m:rad>
            <m:radPr>
              <m:ctrlPr>
                <w:rPr>
                  <w:rFonts w:ascii="Cambria Math" w:hAnsi="Cambria Math" w:cs="Cambria Math"/>
                  <w:i/>
                  <w:color w:val="000000"/>
                </w:rPr>
              </m:ctrlPr>
            </m:radPr>
            <m:deg>
              <m:r>
                <w:rPr>
                  <w:rFonts w:ascii="Cambria Math" w:hAnsi="Cambria Math" w:cs="Cambria Math"/>
                  <w:color w:val="000000"/>
                </w:rPr>
                <m:t>q</m:t>
              </m:r>
            </m:deg>
            <m:e>
              <m:nary>
                <m:naryPr>
                  <m:chr m:val="∑"/>
                  <m:supHide m:val="1"/>
                  <m:ctrlPr>
                    <w:rPr>
                      <w:rFonts w:ascii="Cambria Math" w:hAnsi="Cambria Math" w:cs="Cambria Math"/>
                      <w:i/>
                      <w:color w:val="000000"/>
                    </w:rPr>
                  </m:ctrlPr>
                </m:naryPr>
                <m:sub>
                  <m:r>
                    <w:rPr>
                      <w:rFonts w:ascii="Cambria Math" w:hAnsi="Cambria Math" w:cs="Cambria Math"/>
                      <w:color w:val="000000"/>
                    </w:rPr>
                    <m:t>j</m:t>
                  </m:r>
                </m:sub>
                <m:sup/>
                <m:e>
                  <m:sSup>
                    <m:sSupPr>
                      <m:ctrlPr>
                        <w:rPr>
                          <w:rFonts w:ascii="Cambria Math" w:hAnsi="Cambria Math" w:cs="Cambria Math"/>
                          <w:i/>
                          <w:color w:val="000000"/>
                        </w:rPr>
                      </m:ctrlPr>
                    </m:sSupPr>
                    <m:e>
                      <m:d>
                        <m:dPr>
                          <m:ctrlPr>
                            <w:rPr>
                              <w:rFonts w:ascii="Cambria Math" w:hAnsi="Cambria Math" w:cs="Cambria Math"/>
                              <w:i/>
                              <w:color w:val="000000"/>
                            </w:rPr>
                          </m:ctrlPr>
                        </m:dPr>
                        <m:e>
                          <m:sSub>
                            <m:sSubPr>
                              <m:ctrlPr>
                                <w:rPr>
                                  <w:rFonts w:ascii="Cambria Math" w:hAnsi="Cambria Math" w:cs="Cambria Math"/>
                                  <w:i/>
                                  <w:color w:val="000000"/>
                                </w:rPr>
                              </m:ctrlPr>
                            </m:sSubPr>
                            <m:e>
                              <m:r>
                                <w:rPr>
                                  <w:rFonts w:ascii="Cambria Math" w:hAnsi="Cambria Math" w:cs="Cambria Math"/>
                                  <w:color w:val="000000"/>
                                </w:rPr>
                                <m:t>t</m:t>
                              </m:r>
                            </m:e>
                            <m:sub>
                              <m:r>
                                <w:rPr>
                                  <w:rFonts w:ascii="Cambria Math" w:hAnsi="Cambria Math" w:cs="Cambria Math"/>
                                  <w:color w:val="000000"/>
                                </w:rPr>
                                <m:t>1j</m:t>
                              </m:r>
                            </m:sub>
                          </m:sSub>
                          <m:r>
                            <w:rPr>
                              <w:rFonts w:ascii="Cambria Math" w:hAnsi="Cambria Math" w:cs="Cambria Math"/>
                              <w:color w:val="000000"/>
                            </w:rPr>
                            <m:t>-</m:t>
                          </m:r>
                          <m:sSub>
                            <m:sSubPr>
                              <m:ctrlPr>
                                <w:rPr>
                                  <w:rFonts w:ascii="Cambria Math" w:hAnsi="Cambria Math" w:cs="Cambria Math"/>
                                  <w:i/>
                                  <w:color w:val="000000"/>
                                </w:rPr>
                              </m:ctrlPr>
                            </m:sSubPr>
                            <m:e>
                              <m:r>
                                <w:rPr>
                                  <w:rFonts w:ascii="Cambria Math" w:hAnsi="Cambria Math" w:cs="Cambria Math"/>
                                  <w:color w:val="000000"/>
                                </w:rPr>
                                <m:t>t</m:t>
                              </m:r>
                            </m:e>
                            <m:sub>
                              <m:r>
                                <w:rPr>
                                  <w:rFonts w:ascii="Cambria Math" w:hAnsi="Cambria Math" w:cs="Cambria Math"/>
                                  <w:color w:val="000000"/>
                                </w:rPr>
                                <m:t>2j</m:t>
                              </m:r>
                            </m:sub>
                          </m:sSub>
                        </m:e>
                      </m:d>
                    </m:e>
                    <m:sup>
                      <m:r>
                        <w:rPr>
                          <w:rFonts w:ascii="Cambria Math" w:hAnsi="Cambria Math" w:cs="Cambria Math"/>
                          <w:color w:val="000000"/>
                        </w:rPr>
                        <m:t>q</m:t>
                      </m:r>
                    </m:sup>
                  </m:sSup>
                </m:e>
              </m:nary>
            </m:e>
          </m:rad>
        </m:oMath>
      </m:oMathPara>
    </w:p>
    <w:p w14:paraId="02A0B864" w14:textId="77777777" w:rsidR="007054CF" w:rsidRPr="00FC434F" w:rsidRDefault="007054CF" w:rsidP="00B11C85">
      <w:pPr>
        <w:jc w:val="left"/>
      </w:pPr>
      <m:oMathPara>
        <m:oMath>
          <m:r>
            <w:rPr>
              <w:rFonts w:ascii="Cambria Math" w:hAnsi="Cambria Math" w:cs="Cambria Math"/>
              <w:color w:val="000000"/>
            </w:rPr>
            <m:t>distanc</m:t>
          </m:r>
          <m:sSub>
            <m:sSubPr>
              <m:ctrlPr>
                <w:rPr>
                  <w:rFonts w:ascii="Cambria Math" w:hAnsi="Cambria Math" w:cs="Cambria Math"/>
                  <w:i/>
                  <w:color w:val="000000"/>
                </w:rPr>
              </m:ctrlPr>
            </m:sSubPr>
            <m:e>
              <m:r>
                <w:rPr>
                  <w:rFonts w:ascii="Cambria Math" w:hAnsi="Cambria Math" w:cs="Cambria Math"/>
                  <w:color w:val="000000"/>
                </w:rPr>
                <m:t>e</m:t>
              </m:r>
            </m:e>
            <m:sub>
              <m:r>
                <w:rPr>
                  <w:rFonts w:ascii="Cambria Math" w:hAnsi="Cambria Math" w:cs="Cambria Math"/>
                  <w:color w:val="000000"/>
                </w:rPr>
                <m:t>Euclidian</m:t>
              </m:r>
            </m:sub>
          </m:sSub>
          <m:d>
            <m:dPr>
              <m:ctrlPr>
                <w:rPr>
                  <w:rFonts w:ascii="Cambria Math" w:hAnsi="Cambria Math" w:cs="Cambria Math"/>
                  <w:i/>
                  <w:color w:val="000000"/>
                </w:rPr>
              </m:ctrlPr>
            </m:dPr>
            <m:e>
              <m:sSub>
                <m:sSubPr>
                  <m:ctrlPr>
                    <w:rPr>
                      <w:rFonts w:ascii="Cambria Math" w:hAnsi="Cambria Math" w:cs="Cambria Math"/>
                      <w:i/>
                      <w:color w:val="000000"/>
                    </w:rPr>
                  </m:ctrlPr>
                </m:sSubPr>
                <m:e>
                  <m:r>
                    <w:rPr>
                      <w:rFonts w:ascii="Cambria Math" w:hAnsi="Cambria Math" w:cs="Cambria Math"/>
                      <w:color w:val="000000"/>
                    </w:rPr>
                    <m:t>u</m:t>
                  </m:r>
                </m:e>
                <m:sub>
                  <m:r>
                    <w:rPr>
                      <w:rFonts w:ascii="Cambria Math" w:hAnsi="Cambria Math" w:cs="Cambria Math"/>
                      <w:color w:val="000000"/>
                    </w:rPr>
                    <m:t>1</m:t>
                  </m:r>
                </m:sub>
              </m:sSub>
              <m:r>
                <w:rPr>
                  <w:rFonts w:ascii="Cambria Math" w:hAnsi="Cambria Math" w:cs="Cambria Math"/>
                  <w:color w:val="000000"/>
                </w:rPr>
                <m:t>,</m:t>
              </m:r>
              <m:sSub>
                <m:sSubPr>
                  <m:ctrlPr>
                    <w:rPr>
                      <w:rFonts w:ascii="Cambria Math" w:hAnsi="Cambria Math" w:cs="Cambria Math"/>
                      <w:i/>
                      <w:color w:val="000000"/>
                    </w:rPr>
                  </m:ctrlPr>
                </m:sSubPr>
                <m:e>
                  <m:r>
                    <w:rPr>
                      <w:rFonts w:ascii="Cambria Math" w:hAnsi="Cambria Math" w:cs="Cambria Math"/>
                      <w:color w:val="000000"/>
                    </w:rPr>
                    <m:t>u</m:t>
                  </m:r>
                </m:e>
                <m:sub>
                  <m:r>
                    <w:rPr>
                      <w:rFonts w:ascii="Cambria Math" w:hAnsi="Cambria Math" w:cs="Cambria Math"/>
                      <w:color w:val="000000"/>
                    </w:rPr>
                    <m:t>2</m:t>
                  </m:r>
                </m:sub>
              </m:sSub>
            </m:e>
          </m:d>
          <m:r>
            <w:rPr>
              <w:rFonts w:ascii="Cambria Math" w:hAnsi="Cambria Math" w:cs="Cambria Math"/>
              <w:color w:val="000000"/>
            </w:rPr>
            <m:t xml:space="preserve">= </m:t>
          </m:r>
          <m:rad>
            <m:radPr>
              <m:degHide m:val="1"/>
              <m:ctrlPr>
                <w:rPr>
                  <w:rFonts w:ascii="Cambria Math" w:hAnsi="Cambria Math" w:cs="Cambria Math"/>
                  <w:i/>
                  <w:color w:val="000000"/>
                </w:rPr>
              </m:ctrlPr>
            </m:radPr>
            <m:deg/>
            <m:e>
              <m:nary>
                <m:naryPr>
                  <m:chr m:val="∑"/>
                  <m:supHide m:val="1"/>
                  <m:ctrlPr>
                    <w:rPr>
                      <w:rFonts w:ascii="Cambria Math" w:hAnsi="Cambria Math" w:cs="Cambria Math"/>
                      <w:i/>
                      <w:color w:val="000000"/>
                    </w:rPr>
                  </m:ctrlPr>
                </m:naryPr>
                <m:sub>
                  <m:r>
                    <w:rPr>
                      <w:rFonts w:ascii="Cambria Math" w:hAnsi="Cambria Math" w:cs="Cambria Math"/>
                      <w:color w:val="000000"/>
                    </w:rPr>
                    <m:t>j</m:t>
                  </m:r>
                </m:sub>
                <m:sup/>
                <m:e>
                  <m:sSup>
                    <m:sSupPr>
                      <m:ctrlPr>
                        <w:rPr>
                          <w:rFonts w:ascii="Cambria Math" w:hAnsi="Cambria Math" w:cs="Cambria Math"/>
                          <w:i/>
                          <w:color w:val="000000"/>
                        </w:rPr>
                      </m:ctrlPr>
                    </m:sSupPr>
                    <m:e>
                      <m:d>
                        <m:dPr>
                          <m:ctrlPr>
                            <w:rPr>
                              <w:rFonts w:ascii="Cambria Math" w:hAnsi="Cambria Math" w:cs="Cambria Math"/>
                              <w:i/>
                              <w:color w:val="000000"/>
                            </w:rPr>
                          </m:ctrlPr>
                        </m:dPr>
                        <m:e>
                          <m:sSub>
                            <m:sSubPr>
                              <m:ctrlPr>
                                <w:rPr>
                                  <w:rFonts w:ascii="Cambria Math" w:hAnsi="Cambria Math" w:cs="Cambria Math"/>
                                  <w:i/>
                                  <w:color w:val="000000"/>
                                </w:rPr>
                              </m:ctrlPr>
                            </m:sSubPr>
                            <m:e>
                              <m:r>
                                <w:rPr>
                                  <w:rFonts w:ascii="Cambria Math" w:hAnsi="Cambria Math" w:cs="Cambria Math"/>
                                  <w:color w:val="000000"/>
                                </w:rPr>
                                <m:t>t</m:t>
                              </m:r>
                            </m:e>
                            <m:sub>
                              <m:r>
                                <w:rPr>
                                  <w:rFonts w:ascii="Cambria Math" w:hAnsi="Cambria Math" w:cs="Cambria Math"/>
                                  <w:color w:val="000000"/>
                                </w:rPr>
                                <m:t>1j</m:t>
                              </m:r>
                            </m:sub>
                          </m:sSub>
                          <m:r>
                            <w:rPr>
                              <w:rFonts w:ascii="Cambria Math" w:hAnsi="Cambria Math" w:cs="Cambria Math"/>
                              <w:color w:val="000000"/>
                            </w:rPr>
                            <m:t>-</m:t>
                          </m:r>
                          <m:sSub>
                            <m:sSubPr>
                              <m:ctrlPr>
                                <w:rPr>
                                  <w:rFonts w:ascii="Cambria Math" w:hAnsi="Cambria Math" w:cs="Cambria Math"/>
                                  <w:i/>
                                  <w:color w:val="000000"/>
                                </w:rPr>
                              </m:ctrlPr>
                            </m:sSubPr>
                            <m:e>
                              <m:r>
                                <w:rPr>
                                  <w:rFonts w:ascii="Cambria Math" w:hAnsi="Cambria Math" w:cs="Cambria Math"/>
                                  <w:color w:val="000000"/>
                                </w:rPr>
                                <m:t>t</m:t>
                              </m:r>
                            </m:e>
                            <m:sub>
                              <m:r>
                                <w:rPr>
                                  <w:rFonts w:ascii="Cambria Math" w:hAnsi="Cambria Math" w:cs="Cambria Math"/>
                                  <w:color w:val="000000"/>
                                </w:rPr>
                                <m:t>2j</m:t>
                              </m:r>
                            </m:sub>
                          </m:sSub>
                        </m:e>
                      </m:d>
                    </m:e>
                    <m:sup>
                      <m:r>
                        <w:rPr>
                          <w:rFonts w:ascii="Cambria Math" w:hAnsi="Cambria Math" w:cs="Cambria Math"/>
                          <w:color w:val="000000"/>
                        </w:rPr>
                        <m:t>2</m:t>
                      </m:r>
                    </m:sup>
                  </m:sSup>
                </m:e>
              </m:nary>
            </m:e>
          </m:rad>
        </m:oMath>
      </m:oMathPara>
    </w:p>
    <w:p w14:paraId="6ACE7F8F" w14:textId="77777777" w:rsidR="007054CF" w:rsidRPr="00FC434F" w:rsidRDefault="007054CF" w:rsidP="00B11C85">
      <w:pPr>
        <w:jc w:val="left"/>
      </w:pPr>
      <m:oMathPara>
        <m:oMath>
          <m:r>
            <m:rPr>
              <m:sty m:val="p"/>
            </m:rPr>
            <w:rPr>
              <w:rFonts w:ascii="Cambria Math" w:hAnsi="Cambria Math" w:cs="Cambria Math"/>
              <w:color w:val="000000"/>
            </w:rPr>
            <m:t xml:space="preserve"> </m:t>
          </m:r>
          <m:r>
            <w:rPr>
              <w:rFonts w:ascii="Cambria Math" w:hAnsi="Cambria Math" w:cs="Cambria Math"/>
              <w:color w:val="000000"/>
            </w:rPr>
            <m:t>distanc</m:t>
          </m:r>
          <m:sSub>
            <m:sSubPr>
              <m:ctrlPr>
                <w:rPr>
                  <w:rFonts w:ascii="Cambria Math" w:hAnsi="Cambria Math" w:cs="Cambria Math"/>
                  <w:i/>
                  <w:color w:val="000000"/>
                </w:rPr>
              </m:ctrlPr>
            </m:sSubPr>
            <m:e>
              <m:r>
                <w:rPr>
                  <w:rFonts w:ascii="Cambria Math" w:hAnsi="Cambria Math" w:cs="Cambria Math"/>
                  <w:color w:val="000000"/>
                </w:rPr>
                <m:t>e</m:t>
              </m:r>
            </m:e>
            <m:sub>
              <m:r>
                <w:rPr>
                  <w:rFonts w:ascii="Cambria Math" w:hAnsi="Cambria Math" w:cs="Cambria Math"/>
                  <w:color w:val="000000"/>
                </w:rPr>
                <m:t>Manhattan</m:t>
              </m:r>
            </m:sub>
          </m:sSub>
          <m:d>
            <m:dPr>
              <m:ctrlPr>
                <w:rPr>
                  <w:rFonts w:ascii="Cambria Math" w:hAnsi="Cambria Math" w:cs="Cambria Math"/>
                  <w:i/>
                  <w:color w:val="000000"/>
                </w:rPr>
              </m:ctrlPr>
            </m:dPr>
            <m:e>
              <m:sSub>
                <m:sSubPr>
                  <m:ctrlPr>
                    <w:rPr>
                      <w:rFonts w:ascii="Cambria Math" w:hAnsi="Cambria Math" w:cs="Cambria Math"/>
                      <w:i/>
                      <w:color w:val="000000"/>
                    </w:rPr>
                  </m:ctrlPr>
                </m:sSubPr>
                <m:e>
                  <m:r>
                    <w:rPr>
                      <w:rFonts w:ascii="Cambria Math" w:hAnsi="Cambria Math" w:cs="Cambria Math"/>
                      <w:color w:val="000000"/>
                    </w:rPr>
                    <m:t>u</m:t>
                  </m:r>
                </m:e>
                <m:sub>
                  <m:r>
                    <w:rPr>
                      <w:rFonts w:ascii="Cambria Math" w:hAnsi="Cambria Math" w:cs="Cambria Math"/>
                      <w:color w:val="000000"/>
                    </w:rPr>
                    <m:t>1</m:t>
                  </m:r>
                </m:sub>
              </m:sSub>
              <m:r>
                <w:rPr>
                  <w:rFonts w:ascii="Cambria Math" w:hAnsi="Cambria Math" w:cs="Cambria Math"/>
                  <w:color w:val="000000"/>
                </w:rPr>
                <m:t>,</m:t>
              </m:r>
              <m:sSub>
                <m:sSubPr>
                  <m:ctrlPr>
                    <w:rPr>
                      <w:rFonts w:ascii="Cambria Math" w:hAnsi="Cambria Math" w:cs="Cambria Math"/>
                      <w:i/>
                      <w:color w:val="000000"/>
                    </w:rPr>
                  </m:ctrlPr>
                </m:sSubPr>
                <m:e>
                  <m:r>
                    <w:rPr>
                      <w:rFonts w:ascii="Cambria Math" w:hAnsi="Cambria Math" w:cs="Cambria Math"/>
                      <w:color w:val="000000"/>
                    </w:rPr>
                    <m:t>u</m:t>
                  </m:r>
                </m:e>
                <m:sub>
                  <m:r>
                    <w:rPr>
                      <w:rFonts w:ascii="Cambria Math" w:hAnsi="Cambria Math" w:cs="Cambria Math"/>
                      <w:color w:val="000000"/>
                    </w:rPr>
                    <m:t>2</m:t>
                  </m:r>
                </m:sub>
              </m:sSub>
            </m:e>
          </m:d>
          <m:r>
            <w:rPr>
              <w:rFonts w:ascii="Cambria Math" w:hAnsi="Cambria Math" w:cs="Cambria Math"/>
              <w:color w:val="000000"/>
            </w:rPr>
            <m:t>=∑</m:t>
          </m:r>
          <m:d>
            <m:dPr>
              <m:begChr m:val="|"/>
              <m:endChr m:val="|"/>
              <m:ctrlPr>
                <w:rPr>
                  <w:rFonts w:ascii="Cambria Math" w:hAnsi="Cambria Math" w:cs="Cambria Math"/>
                  <w:i/>
                  <w:color w:val="000000"/>
                </w:rPr>
              </m:ctrlPr>
            </m:dPr>
            <m:e>
              <m:sSub>
                <m:sSubPr>
                  <m:ctrlPr>
                    <w:rPr>
                      <w:rFonts w:ascii="Cambria Math" w:hAnsi="Cambria Math" w:cs="Cambria Math"/>
                      <w:i/>
                      <w:color w:val="000000"/>
                    </w:rPr>
                  </m:ctrlPr>
                </m:sSubPr>
                <m:e>
                  <m:r>
                    <w:rPr>
                      <w:rFonts w:ascii="Cambria Math" w:hAnsi="Cambria Math" w:cs="Cambria Math"/>
                      <w:color w:val="000000"/>
                    </w:rPr>
                    <m:t>t</m:t>
                  </m:r>
                </m:e>
                <m:sub>
                  <m:r>
                    <w:rPr>
                      <w:rFonts w:ascii="Cambria Math" w:hAnsi="Cambria Math" w:cs="Cambria Math"/>
                      <w:color w:val="000000"/>
                    </w:rPr>
                    <m:t>1j</m:t>
                  </m:r>
                </m:sub>
              </m:sSub>
              <m:r>
                <w:rPr>
                  <w:rFonts w:ascii="Cambria Math" w:hAnsi="Cambria Math" w:cs="Cambria Math"/>
                  <w:color w:val="000000"/>
                </w:rPr>
                <m:t>-</m:t>
              </m:r>
              <m:sSub>
                <m:sSubPr>
                  <m:ctrlPr>
                    <w:rPr>
                      <w:rFonts w:ascii="Cambria Math" w:hAnsi="Cambria Math" w:cs="Cambria Math"/>
                      <w:i/>
                      <w:color w:val="000000"/>
                    </w:rPr>
                  </m:ctrlPr>
                </m:sSubPr>
                <m:e>
                  <m:r>
                    <w:rPr>
                      <w:rFonts w:ascii="Cambria Math" w:hAnsi="Cambria Math" w:cs="Cambria Math"/>
                      <w:color w:val="000000"/>
                    </w:rPr>
                    <m:t>t</m:t>
                  </m:r>
                </m:e>
                <m:sub>
                  <m:r>
                    <w:rPr>
                      <w:rFonts w:ascii="Cambria Math" w:hAnsi="Cambria Math" w:cs="Cambria Math"/>
                      <w:color w:val="000000"/>
                    </w:rPr>
                    <m:t>2j</m:t>
                  </m:r>
                </m:sub>
              </m:sSub>
            </m:e>
          </m:d>
        </m:oMath>
      </m:oMathPara>
    </w:p>
    <w:p w14:paraId="22B0DAB9" w14:textId="77777777" w:rsidR="007054CF" w:rsidRPr="00FC434F" w:rsidRDefault="007054CF" w:rsidP="007B5C15">
      <w:r w:rsidRPr="00FC434F">
        <w:rPr>
          <w:u w:val="single"/>
        </w:rPr>
        <w:t>Enhancement of memory-based algorithms</w:t>
      </w:r>
      <w:r w:rsidRPr="00FC434F">
        <w:t>: similarities between users and items in memory-based models were calculated and used as weights for a user or item’s rating to be predicted. The same idea can be used for model-based, where the similarities between users and items are calculated and stored as a model, and then the values of similarity stored can be used to predict ratings (Lew et al. 2007). These models can also be constructed using similarities between items rather than users and, in fact, Lew, Sowell and Steinberg believe it is more desirable to do so sometimes.</w:t>
      </w:r>
    </w:p>
    <w:p w14:paraId="75C3B47C" w14:textId="17431F0C" w:rsidR="003E53E2" w:rsidRPr="00FC434F" w:rsidRDefault="00CA6C9C" w:rsidP="007B5C15">
      <w:r w:rsidRPr="00FC434F">
        <w:rPr>
          <w:u w:val="single"/>
        </w:rPr>
        <w:t>Linear Algebra Problem</w:t>
      </w:r>
      <w:r w:rsidRPr="00FC434F">
        <w:t xml:space="preserve">: </w:t>
      </w:r>
      <w:r w:rsidR="003E53E2" w:rsidRPr="00FC434F">
        <w:t>Lew et al. (2007) say</w:t>
      </w:r>
      <w:r w:rsidR="003C046B" w:rsidRPr="00FC434F">
        <w:t>s that,</w:t>
      </w:r>
      <w:r w:rsidR="003E53E2" w:rsidRPr="00FC434F">
        <w:t xml:space="preserve"> the available matrices of users and ratings are evaluated</w:t>
      </w:r>
      <w:r w:rsidR="005F742D" w:rsidRPr="00FC434F">
        <w:t>,</w:t>
      </w:r>
      <w:r w:rsidR="003E53E2" w:rsidRPr="00FC434F">
        <w:t xml:space="preserve"> and then linear algebra operations are run on them for recommendations to be made.</w:t>
      </w:r>
    </w:p>
    <w:p w14:paraId="6FEFEB9C" w14:textId="544E944D" w:rsidR="003E53E2" w:rsidRPr="00FC434F" w:rsidRDefault="003E53E2" w:rsidP="007B5C15">
      <w:r w:rsidRPr="00FC434F">
        <w:rPr>
          <w:u w:val="single"/>
        </w:rPr>
        <w:lastRenderedPageBreak/>
        <w:t xml:space="preserve">Rule-based </w:t>
      </w:r>
      <w:r w:rsidR="00D17507" w:rsidRPr="00FC434F">
        <w:rPr>
          <w:u w:val="single"/>
        </w:rPr>
        <w:t>approach</w:t>
      </w:r>
      <w:r w:rsidR="00D17507" w:rsidRPr="00FC434F">
        <w:t xml:space="preserve"> uses</w:t>
      </w:r>
      <w:r w:rsidRPr="00FC434F">
        <w:t xml:space="preserve"> rule of association discovery algorithms to find patterns in large-scale transactions and then recommendations of items are generated based on the strength of the items’ association (Sarwar et al. 2001). </w:t>
      </w:r>
    </w:p>
    <w:p w14:paraId="622EB588" w14:textId="60C98C6E" w:rsidR="003E53E2" w:rsidRPr="00FC434F" w:rsidRDefault="003E53E2" w:rsidP="007B5C15">
      <w:r w:rsidRPr="00FC434F">
        <w:t>A typical application of th</w:t>
      </w:r>
      <w:r w:rsidR="009F57B1" w:rsidRPr="00FC434F">
        <w:t>is technique is in supermarkets</w:t>
      </w:r>
      <w:r w:rsidRPr="00FC434F">
        <w:t>, where groups of products that are oft</w:t>
      </w:r>
      <w:r w:rsidR="0047522D" w:rsidRPr="00FC434F">
        <w:t xml:space="preserve">en brought </w:t>
      </w:r>
      <w:r w:rsidR="00D17507" w:rsidRPr="00FC434F">
        <w:t>together</w:t>
      </w:r>
      <w:r w:rsidR="00F360B5" w:rsidRPr="00FC434F">
        <w:t xml:space="preserve"> are determined</w:t>
      </w:r>
      <w:r w:rsidR="00D17507" w:rsidRPr="00FC434F">
        <w:t>.</w:t>
      </w:r>
      <w:r w:rsidRPr="00FC434F">
        <w:t xml:space="preserve"> T</w:t>
      </w:r>
      <w:r w:rsidR="0047522D" w:rsidRPr="00FC434F">
        <w:t xml:space="preserve">he rule would </w:t>
      </w:r>
      <w:r w:rsidR="00D17507" w:rsidRPr="00FC434F">
        <w:t>be</w:t>
      </w:r>
      <w:r w:rsidR="00DD37A4" w:rsidRPr="00FC434F">
        <w:t>, i</w:t>
      </w:r>
      <w:r w:rsidR="00D17507" w:rsidRPr="00FC434F">
        <w:t>f Isaiah</w:t>
      </w:r>
      <w:r w:rsidR="0047522D" w:rsidRPr="00FC434F">
        <w:t xml:space="preserve"> buys burger rolls </w:t>
      </w:r>
      <w:r w:rsidR="00363174" w:rsidRPr="00FC434F">
        <w:t>and patties, then he is most likely going to buy a</w:t>
      </w:r>
      <w:r w:rsidR="0047522D" w:rsidRPr="00FC434F">
        <w:t xml:space="preserve"> Fanta orange drink. </w:t>
      </w:r>
      <w:r w:rsidR="00363174" w:rsidRPr="00FC434F">
        <w:t xml:space="preserve">The knowledge of such relationships can be used for promotional purposes </w:t>
      </w:r>
      <w:r w:rsidRPr="00FC434F">
        <w:t>and design decisions r</w:t>
      </w:r>
      <w:r w:rsidR="0047522D" w:rsidRPr="00FC434F">
        <w:t>egarding the shops’ layout.</w:t>
      </w:r>
      <w:r w:rsidR="00363174" w:rsidRPr="00FC434F">
        <w:t xml:space="preserve"> The initial step in applying this approach on recommender systems</w:t>
      </w:r>
      <w:r w:rsidRPr="00FC434F">
        <w:t xml:space="preserve"> </w:t>
      </w:r>
      <w:r w:rsidR="00363174" w:rsidRPr="00FC434F">
        <w:t xml:space="preserve">is </w:t>
      </w:r>
      <w:r w:rsidRPr="00FC434F">
        <w:t>to lo</w:t>
      </w:r>
      <w:r w:rsidR="00834AA4" w:rsidRPr="00FC434F">
        <w:t>ok for association rules like if Isaiah like</w:t>
      </w:r>
      <w:r w:rsidR="00363174" w:rsidRPr="00FC434F">
        <w:t>s</w:t>
      </w:r>
      <w:r w:rsidR="00834AA4" w:rsidRPr="00FC434F">
        <w:t xml:space="preserve"> both rolls and cold </w:t>
      </w:r>
      <w:r w:rsidR="00D17507" w:rsidRPr="00FC434F">
        <w:t>drink, then</w:t>
      </w:r>
      <w:r w:rsidR="00834AA4" w:rsidRPr="00FC434F">
        <w:t xml:space="preserve"> Isaiah most probably like potato chips</w:t>
      </w:r>
      <w:r w:rsidR="00363174" w:rsidRPr="00FC434F">
        <w:t>,</w:t>
      </w:r>
      <w:r w:rsidR="00834AA4" w:rsidRPr="00FC434F">
        <w:t xml:space="preserve"> </w:t>
      </w:r>
      <w:r w:rsidRPr="00FC434F">
        <w:t xml:space="preserve">given that there is a </w:t>
      </w:r>
      <w:r w:rsidR="00834AA4" w:rsidRPr="00FC434F">
        <w:t xml:space="preserve">strong association between rolls, cold drink and chips </w:t>
      </w:r>
      <w:r w:rsidRPr="00FC434F">
        <w:t>(Jannach et al. 2011).</w:t>
      </w:r>
    </w:p>
    <w:p w14:paraId="744A4BDA" w14:textId="4EF8BD16" w:rsidR="00A83AF4" w:rsidRPr="00FC434F" w:rsidRDefault="00D34ACC" w:rsidP="007B5C15">
      <w:r w:rsidRPr="00FC434F">
        <w:rPr>
          <w:u w:val="single"/>
        </w:rPr>
        <w:t>Classical meta-algorithms</w:t>
      </w:r>
      <w:r w:rsidRPr="00FC434F">
        <w:t xml:space="preserve"> such as bagging, boosting or model combination, from the classification literature, can also be used in </w:t>
      </w:r>
      <w:r w:rsidR="00C00C4E" w:rsidRPr="00FC434F">
        <w:t xml:space="preserve">model-based </w:t>
      </w:r>
      <w:r w:rsidRPr="00FC434F">
        <w:t xml:space="preserve">collaborative filtering. Interestingly, the application of much of the theory developed in classification for ensemble methods continues to apply to recommender systems. </w:t>
      </w:r>
      <w:r w:rsidR="000C39E6" w:rsidRPr="00FC434F">
        <w:t>Among</w:t>
      </w:r>
      <w:r w:rsidRPr="00FC434F">
        <w:t xml:space="preserve"> the best performing algorithms in the Netflix challenge was the </w:t>
      </w:r>
      <w:r w:rsidR="00D17507" w:rsidRPr="00FC434F">
        <w:t>ensemble-based</w:t>
      </w:r>
      <w:r w:rsidRPr="00FC434F">
        <w:t xml:space="preserve"> methods (Aggarwal 2016).</w:t>
      </w:r>
    </w:p>
    <w:p w14:paraId="614CDDA8" w14:textId="77777777" w:rsidR="004F5050" w:rsidRPr="00FC434F" w:rsidRDefault="004F5050" w:rsidP="004F5050">
      <w:pPr>
        <w:pStyle w:val="Heading2"/>
        <w:numPr>
          <w:ilvl w:val="0"/>
          <w:numId w:val="0"/>
        </w:numPr>
      </w:pPr>
      <w:bookmarkStart w:id="36" w:name="_Toc56766006"/>
      <w:r w:rsidRPr="00FC434F">
        <w:t>2.4.4. Summary</w:t>
      </w:r>
      <w:bookmarkEnd w:id="36"/>
    </w:p>
    <w:p w14:paraId="5CE072C9" w14:textId="48381724" w:rsidR="00D91F28" w:rsidRPr="00FC434F" w:rsidRDefault="00D91F28" w:rsidP="007B5C15">
      <w:r w:rsidRPr="00FC434F">
        <w:t xml:space="preserve">However, it has not always been easy to generalize models of </w:t>
      </w:r>
      <w:r w:rsidR="00F30AB8" w:rsidRPr="00FC434F">
        <w:t xml:space="preserve">data classification of </w:t>
      </w:r>
      <w:r w:rsidRPr="00FC434F">
        <w:t>directly to the problem of</w:t>
      </w:r>
      <w:r w:rsidR="00F30AB8" w:rsidRPr="00FC434F">
        <w:t xml:space="preserve"> ratings imputation, especially</w:t>
      </w:r>
      <w:r w:rsidRPr="00FC434F">
        <w:t xml:space="preserve"> when most items are unrated. Furthermore, relative effectiveness differs with the differences in the various models. For example, models of latent factor</w:t>
      </w:r>
      <w:r w:rsidR="005F742D" w:rsidRPr="00FC434F">
        <w:t>s</w:t>
      </w:r>
      <w:r w:rsidRPr="00FC434F">
        <w:t xml:space="preserve"> are well suited to collaborative filtering but again, they are not competitive in data classification contexts (Aggarwal</w:t>
      </w:r>
      <w:r w:rsidR="00653AFF">
        <w:t xml:space="preserve">, </w:t>
      </w:r>
      <w:r w:rsidRPr="00FC434F">
        <w:t>2016).</w:t>
      </w:r>
    </w:p>
    <w:p w14:paraId="0B78A704" w14:textId="7940272E" w:rsidR="00A83AF4" w:rsidRPr="00FC434F" w:rsidRDefault="00A83AF4" w:rsidP="007B5C15">
      <w:r w:rsidRPr="00FC434F">
        <w:t> </w:t>
      </w:r>
      <w:r w:rsidR="00C25C9D">
        <w:t xml:space="preserve">Model-based </w:t>
      </w:r>
      <w:r w:rsidR="00653AFF" w:rsidRPr="00653AFF">
        <w:t>approach sounds a lot more compelling. Particularly as news items emerge very quickly, it makes sense for the system to develop some smart way of detecting when a new piece of news will be of interest to the user even before other users rate it.</w:t>
      </w:r>
    </w:p>
    <w:p w14:paraId="2EAC0172" w14:textId="77777777" w:rsidR="004F5050" w:rsidRPr="00FC434F" w:rsidRDefault="004F5050" w:rsidP="004F5050">
      <w:pPr>
        <w:pStyle w:val="Heading2"/>
      </w:pPr>
      <w:bookmarkStart w:id="37" w:name="_Toc56766007"/>
      <w:r w:rsidRPr="00FC434F">
        <w:lastRenderedPageBreak/>
        <w:t>Hybrid Collaborative Filtering Techniques</w:t>
      </w:r>
      <w:bookmarkEnd w:id="37"/>
    </w:p>
    <w:p w14:paraId="17C046B6" w14:textId="77777777" w:rsidR="004F5050" w:rsidRPr="00FC434F" w:rsidRDefault="004F5050" w:rsidP="00B11C85">
      <w:pPr>
        <w:pStyle w:val="Heading3"/>
        <w:jc w:val="left"/>
        <w:rPr>
          <w:u w:val="single"/>
        </w:rPr>
      </w:pPr>
      <w:bookmarkStart w:id="38" w:name="_Toc56766008"/>
      <w:r w:rsidRPr="00FC434F">
        <w:rPr>
          <w:u w:val="single"/>
        </w:rPr>
        <w:t>Introduction</w:t>
      </w:r>
      <w:bookmarkEnd w:id="38"/>
    </w:p>
    <w:p w14:paraId="5F8FAABA" w14:textId="3F8631F9" w:rsidR="00A93A67" w:rsidRPr="00FC434F" w:rsidRDefault="00A93A67" w:rsidP="007B5C15">
      <w:r w:rsidRPr="00FC434F">
        <w:t>Hybrid recommender systems put together various methods to solve the problems in recommender systems. Hybrid recommender systems have been made to explore these various possibilities that would solve real-world problems in different ways. Hence, constructing a hybrid that merges the energy of various problem-solving techniques and overcomes each technique’s shortcomings is the whole purpose behind the ongoing hybrid research.</w:t>
      </w:r>
    </w:p>
    <w:p w14:paraId="3D40CD00" w14:textId="77777777" w:rsidR="004F5050" w:rsidRPr="00FC434F" w:rsidRDefault="004F5050" w:rsidP="00B11C85">
      <w:pPr>
        <w:pStyle w:val="Heading3"/>
        <w:jc w:val="left"/>
        <w:rPr>
          <w:u w:val="single"/>
        </w:rPr>
      </w:pPr>
      <w:bookmarkStart w:id="39" w:name="_Toc56766009"/>
      <w:r w:rsidRPr="00FC434F">
        <w:rPr>
          <w:u w:val="single"/>
        </w:rPr>
        <w:t>Advantages</w:t>
      </w:r>
      <w:bookmarkEnd w:id="39"/>
    </w:p>
    <w:p w14:paraId="7B3DFDDC" w14:textId="77777777" w:rsidR="00A50018" w:rsidRPr="00FC434F" w:rsidRDefault="00A50018" w:rsidP="00A50018">
      <w:r w:rsidRPr="00FC434F">
        <w:t xml:space="preserve">Hybrid techniques overcome the limitations of pure recommender systems and improve prediction capabilities. </w:t>
      </w:r>
    </w:p>
    <w:p w14:paraId="6D121CA9" w14:textId="1440ECB9" w:rsidR="00A50018" w:rsidRPr="00FC434F" w:rsidRDefault="00A50018" w:rsidP="007B5C15">
      <w:r w:rsidRPr="00FC434F">
        <w:t>The shortcomings include increased cost for execution when extra information is needed.</w:t>
      </w:r>
    </w:p>
    <w:p w14:paraId="7A00F22D" w14:textId="77777777" w:rsidR="004F5050" w:rsidRPr="00FC434F" w:rsidRDefault="004F5050" w:rsidP="00A83AF4">
      <w:pPr>
        <w:pStyle w:val="Heading3"/>
        <w:rPr>
          <w:u w:val="single"/>
        </w:rPr>
      </w:pPr>
      <w:bookmarkStart w:id="40" w:name="_Toc56766010"/>
      <w:r w:rsidRPr="00FC434F">
        <w:rPr>
          <w:u w:val="single"/>
        </w:rPr>
        <w:t>Algorithm</w:t>
      </w:r>
      <w:bookmarkEnd w:id="40"/>
    </w:p>
    <w:p w14:paraId="11579F0A" w14:textId="77777777" w:rsidR="00A83AF4" w:rsidRPr="00FC434F" w:rsidRDefault="004B4A98" w:rsidP="007B5C15">
      <w:r w:rsidRPr="00FC434F">
        <w:t>Two or more approaches are integrated to avoid either approach's weakness, and the result is a system with all the strengths from all integrated recommender system approaches (Tran &amp; Cohen 2000). Collaboration Filtering processes, for example, suffer from new-item issues or are unable to suggest products without scores/ratings. Predicting ratings for new items is not a problem for content-based approaches because the prediction for new items depends on those items’ descriptions (features), which can be accessed easily (Ricci, Rokach &amp; Shapira 2015).</w:t>
      </w:r>
    </w:p>
    <w:p w14:paraId="785C7477" w14:textId="25A4D731" w:rsidR="004B4A98" w:rsidRPr="00FC434F" w:rsidRDefault="007B5C15" w:rsidP="007B5C15">
      <w:pPr>
        <w:pStyle w:val="Heading3"/>
      </w:pPr>
      <w:bookmarkStart w:id="41" w:name="_Toc56766011"/>
      <w:r w:rsidRPr="00FC434F">
        <w:t>H</w:t>
      </w:r>
      <w:r w:rsidR="004B4A98" w:rsidRPr="00FC434F">
        <w:t>ybrid recommenders</w:t>
      </w:r>
      <w:bookmarkEnd w:id="41"/>
    </w:p>
    <w:p w14:paraId="35DF9381" w14:textId="77777777" w:rsidR="007B5C15" w:rsidRPr="00FC434F" w:rsidRDefault="004B4A98" w:rsidP="007B5C15">
      <w:r w:rsidRPr="00FC434F">
        <w:rPr>
          <w:rStyle w:val="Heading6Char"/>
        </w:rPr>
        <w:t>The content-boosted hybrid recommender:</w:t>
      </w:r>
      <w:r w:rsidRPr="00FC434F">
        <w:t xml:space="preserve"> </w:t>
      </w:r>
    </w:p>
    <w:p w14:paraId="0DECE49B" w14:textId="105DCE17" w:rsidR="00A83AF4" w:rsidRPr="00FC434F" w:rsidRDefault="007B5C15" w:rsidP="007B5C15">
      <w:r w:rsidRPr="00FC434F">
        <w:t>R</w:t>
      </w:r>
      <w:r w:rsidR="004B4A98" w:rsidRPr="00FC434F">
        <w:t xml:space="preserve">atings that are missing </w:t>
      </w:r>
      <w:r w:rsidR="00146C8C" w:rsidRPr="00FC434F">
        <w:t xml:space="preserve">in </w:t>
      </w:r>
      <w:r w:rsidR="004B4A98" w:rsidRPr="00FC434F">
        <w:t xml:space="preserve">the rated matrix are filled in using methods of imputation from a content-based recommender to create a rating matrix that is false, meaning the original ratings are left unchanged while the content predictor predictions are used to replace the unobserved ratings. The content-boosted hybrid then makes recommendations using the false ratings matrix and applies a CF algorithm of weighted Pearson correlation. Items rated more by users are given a higher weight, and that higher weight is given to the active user. </w:t>
      </w:r>
      <w:r w:rsidR="004B4A98" w:rsidRPr="00FC434F">
        <w:lastRenderedPageBreak/>
        <w:t>The problems of cold start and sparsity are overcome in this technique (Su &amp; Khoshgoftaar 2009).</w:t>
      </w:r>
    </w:p>
    <w:p w14:paraId="3D683A4B" w14:textId="56C8C1A0" w:rsidR="004B4A98" w:rsidRPr="00FC434F" w:rsidRDefault="004B4A98" w:rsidP="007B5C15">
      <w:pPr>
        <w:pStyle w:val="Heading6"/>
      </w:pPr>
      <w:r w:rsidRPr="00FC434F">
        <w:t>Hybrid Recommenders Combining CF</w:t>
      </w:r>
    </w:p>
    <w:p w14:paraId="6291244A" w14:textId="77777777" w:rsidR="00A83AF4" w:rsidRPr="00FC434F" w:rsidRDefault="004B4A98" w:rsidP="007B5C15">
      <w:r w:rsidRPr="00FC434F">
        <w:t>A weighted hybrid recommender - recommendation techniques are combined using weights. The available system’s recommendation techniques are used to calculate their respective weights. Then the Hybrid Recommender responsible for switching between techniques, switches using different criteria, like levels of confidence. (Su &amp; Khoshgoftaar 2009).</w:t>
      </w:r>
    </w:p>
    <w:p w14:paraId="68F29425" w14:textId="77777777" w:rsidR="004B4A98" w:rsidRPr="00FC434F" w:rsidRDefault="004B4A98" w:rsidP="007B5C15">
      <w:pPr>
        <w:pStyle w:val="Heading3"/>
      </w:pPr>
      <w:bookmarkStart w:id="42" w:name="_Toc56766012"/>
      <w:r w:rsidRPr="00FC434F">
        <w:t>Recommendation paradigms</w:t>
      </w:r>
      <w:bookmarkEnd w:id="42"/>
    </w:p>
    <w:p w14:paraId="3D2A2C21" w14:textId="33B7EF62" w:rsidR="004B4A98" w:rsidRPr="00FC434F" w:rsidRDefault="004B4A98" w:rsidP="007B5C15">
      <w:r w:rsidRPr="00FC434F">
        <w:t xml:space="preserve">Adomavicius and Tuzhilin (2005) suggested that a problem of recommendation can be made into a function of utility </w:t>
      </w:r>
      <w:r w:rsidRPr="008A0A58">
        <w:rPr>
          <w:i/>
          <w:iCs/>
        </w:rPr>
        <w:t>rec</w:t>
      </w:r>
      <w:r w:rsidRPr="00FC434F">
        <w:t xml:space="preserve"> from recommendation</w:t>
      </w:r>
      <w:r w:rsidR="006F1864">
        <w:t>s</w:t>
      </w:r>
      <w:r w:rsidRPr="00FC434F">
        <w:t xml:space="preserve">. This utility function will predict how useful item </w:t>
      </w:r>
      <m:oMath>
        <m:r>
          <w:rPr>
            <w:rFonts w:ascii="Cambria Math" w:hAnsi="Cambria Math"/>
          </w:rPr>
          <m:t>i</m:t>
        </m:r>
      </m:oMath>
      <w:r w:rsidRPr="00FC434F">
        <w:t xml:space="preserve"> is, in a set of </w:t>
      </w:r>
      <m:oMath>
        <m:r>
          <w:rPr>
            <w:rFonts w:ascii="Cambria Math" w:hAnsi="Cambria Math"/>
          </w:rPr>
          <m:t>I</m:t>
        </m:r>
      </m:oMath>
      <w:r w:rsidRPr="00FC434F">
        <w:t xml:space="preserve"> items for a particular user </w:t>
      </w:r>
      <m:oMath>
        <m:r>
          <w:rPr>
            <w:rFonts w:ascii="Cambria Math" w:hAnsi="Cambria Math"/>
          </w:rPr>
          <m:t>u</m:t>
        </m:r>
      </m:oMath>
      <w:r w:rsidRPr="00FC434F">
        <w:t xml:space="preserve"> from a universe of all users </w:t>
      </w:r>
      <m:oMath>
        <m:r>
          <w:rPr>
            <w:rFonts w:ascii="Cambria Math" w:hAnsi="Cambria Math"/>
          </w:rPr>
          <m:t>U</m:t>
        </m:r>
      </m:oMath>
      <w:r w:rsidRPr="00FC434F">
        <w:t xml:space="preserve">. Then </w:t>
      </w:r>
      <w:r w:rsidRPr="008A0A58">
        <w:rPr>
          <w:i/>
          <w:iCs/>
        </w:rPr>
        <w:t>rec</w:t>
      </w:r>
      <w:r w:rsidRPr="00FC434F">
        <w:t xml:space="preserve"> would be formalized as a function U × l  → R. In </w:t>
      </w:r>
      <w:r w:rsidR="0071152A">
        <w:t>most applications</w:t>
      </w:r>
      <w:r w:rsidRPr="00FC434F">
        <w:t xml:space="preserve">, R is the interval [0 </w:t>
      </w:r>
      <w:r w:rsidR="00BB522E">
        <w:t>,</w:t>
      </w:r>
      <w:r w:rsidRPr="00FC434F">
        <w:t xml:space="preserve">1] representing how useful ratings are in items. </w:t>
      </w:r>
    </w:p>
    <w:p w14:paraId="0F94D641" w14:textId="77DDEFAE" w:rsidR="00A83AF4" w:rsidRPr="00FC434F" w:rsidRDefault="004B4A98" w:rsidP="007B5C15">
      <w:r w:rsidRPr="00FC434F">
        <w:t xml:space="preserve">While </w:t>
      </w:r>
      <w:r w:rsidR="006F1864">
        <w:t xml:space="preserve">a </w:t>
      </w:r>
      <w:r w:rsidRPr="00FC434F">
        <w:t>collaborative recommender’s job is to identify similar peers and extract suggestions from most loved items’ collection, content-based paradigms follow a “more of the same” approach since it recommends items similar to those liked in the past by a certain user</w:t>
      </w:r>
      <w:r w:rsidR="006F1864">
        <w:t>,</w:t>
      </w:r>
      <w:r w:rsidRPr="00FC434F">
        <w:t xml:space="preserve"> and knowledge-based goes for explicit personalization knowledge like the items a user has rated; the answers given by the same user in a gender dialogue;  background information, such as nationality, date of birth; and parameters that are contextual like what season of the year it is, the people most likely to accompany the user for a movie date. Interestingly, hybridization mitigates limitations in either approach used and enhances efficiency in predictions and recommendations (Sarwar et al. 2001).</w:t>
      </w:r>
    </w:p>
    <w:p w14:paraId="0F3BF281" w14:textId="77777777" w:rsidR="004F5050" w:rsidRPr="00FC434F" w:rsidRDefault="004F5050" w:rsidP="00A83AF4">
      <w:pPr>
        <w:pStyle w:val="Heading3"/>
        <w:rPr>
          <w:u w:val="single"/>
        </w:rPr>
      </w:pPr>
      <w:bookmarkStart w:id="43" w:name="_Toc56766013"/>
      <w:r w:rsidRPr="00FC434F">
        <w:rPr>
          <w:u w:val="single"/>
        </w:rPr>
        <w:t>Summary</w:t>
      </w:r>
      <w:bookmarkEnd w:id="43"/>
    </w:p>
    <w:p w14:paraId="09D2FB1C" w14:textId="1E40034E" w:rsidR="004B4A98" w:rsidRPr="00FC434F" w:rsidRDefault="004B4A98" w:rsidP="007B5C15">
      <w:r w:rsidRPr="00FC434F">
        <w:t>Hybridizing enhances the performance of recommender systems from either collaborative or neighbourhood filtering with techniques from content-based</w:t>
      </w:r>
      <w:r w:rsidR="006F1864">
        <w:t xml:space="preserve"> systems</w:t>
      </w:r>
      <w:r w:rsidRPr="00FC434F">
        <w:t xml:space="preserve">. For instance, ramp-up problems from pure collaborative approaches are overcome by hybrid techniques which rely on analysis of content for new users or items. In addition to performance enhancement, hybrid CF techniques depend on outside knowledge details, that is why </w:t>
      </w:r>
      <w:r w:rsidRPr="00FC434F">
        <w:lastRenderedPageBreak/>
        <w:t>hybrid systems generate factual suggestions and predictions, and overcome the weaknesses bought up by real-world circumstances, including sparsity of data and capacity.</w:t>
      </w:r>
    </w:p>
    <w:p w14:paraId="7DF81625" w14:textId="77777777" w:rsidR="004F5050" w:rsidRPr="00FC434F" w:rsidRDefault="004F5050" w:rsidP="004F5050">
      <w:pPr>
        <w:pStyle w:val="Heading2"/>
        <w:numPr>
          <w:ilvl w:val="0"/>
          <w:numId w:val="0"/>
        </w:numPr>
      </w:pPr>
      <w:bookmarkStart w:id="44" w:name="_Toc56766014"/>
      <w:r w:rsidRPr="00FC434F">
        <w:t>2.6. Conclusion</w:t>
      </w:r>
      <w:bookmarkEnd w:id="44"/>
    </w:p>
    <w:p w14:paraId="2835972D" w14:textId="064CC848" w:rsidR="00A83AF4" w:rsidRPr="00FC434F" w:rsidRDefault="00A83AF4" w:rsidP="00E3329D">
      <w:r w:rsidRPr="00FC434F">
        <w:t xml:space="preserve">Collaborative filtering (CF) is one of the best recommendation systems techniques </w:t>
      </w:r>
      <w:r w:rsidR="00D17507" w:rsidRPr="00FC434F">
        <w:t>available (</w:t>
      </w:r>
      <w:r w:rsidR="00274942" w:rsidRPr="00FC434F">
        <w:rPr>
          <w:rFonts w:cs="XtspjmTimes-Roman"/>
          <w:color w:val="000000" w:themeColor="text1"/>
          <w:szCs w:val="24"/>
          <w:lang w:bidi="ar-SA"/>
        </w:rPr>
        <w:t>Ekstrand M. D et al. 2011)</w:t>
      </w:r>
      <w:r w:rsidRPr="00FC434F">
        <w:t xml:space="preserve">. There are primarily memory-based CF techniques such as </w:t>
      </w:r>
      <w:r w:rsidR="00D17507" w:rsidRPr="00FC434F">
        <w:t>neighbourhood</w:t>
      </w:r>
      <w:r w:rsidRPr="00FC434F">
        <w:t>-based CF algorithms; model-based CF techniques such as Bayesian CF algorithms, CF algorithms clustering, and Artificial neural network-based CF algorithms; and hybrid CF techniques such as CF-boosted material.</w:t>
      </w:r>
    </w:p>
    <w:p w14:paraId="2AF556A4" w14:textId="77777777" w:rsidR="00A83AF4" w:rsidRPr="00FC434F" w:rsidRDefault="00A83AF4" w:rsidP="00E3329D">
      <w:r w:rsidRPr="00FC434F">
        <w:t xml:space="preserve">CF algorithms based on memory are easy and have better performance in dense datasets. Weaknesses of memory-based CF algorithms include their dependency on user feedback, decreased output when data is sparse, and restricted scalability for large datasets, </w:t>
      </w:r>
      <w:r w:rsidRPr="008A0A58">
        <w:rPr>
          <w:i/>
          <w:iCs/>
        </w:rPr>
        <w:t>etc.</w:t>
      </w:r>
      <w:r w:rsidR="00AF2817" w:rsidRPr="00FC434F">
        <w:t xml:space="preserve"> </w:t>
      </w:r>
      <w:r w:rsidRPr="00FC434F">
        <w:t>Memory-based CF can make more accurate predictions on imputed rating</w:t>
      </w:r>
      <w:r w:rsidR="00FE18DE" w:rsidRPr="00FC434F">
        <w:t xml:space="preserve"> </w:t>
      </w:r>
      <w:r w:rsidRPr="00FC434F">
        <w:t>data and dimensionality-reduced rating data than on original sparse rating data.</w:t>
      </w:r>
    </w:p>
    <w:p w14:paraId="089AD539" w14:textId="7A9949CB" w:rsidR="00A83AF4" w:rsidRPr="00FC434F" w:rsidRDefault="00A83AF4" w:rsidP="00E3329D">
      <w:r w:rsidRPr="00FC434F">
        <w:t>Model-based CF techniques include training of algorithmic models, such as Bayesian belief networks, clustering techniques.</w:t>
      </w:r>
      <w:r w:rsidR="00F77DFE" w:rsidRPr="00FC434F">
        <w:t xml:space="preserve"> </w:t>
      </w:r>
      <w:r w:rsidRPr="00FC434F">
        <w:t>Clustering CF algorithms allow recommendations for better scalability within small clusters, rather than the entire dataset.</w:t>
      </w:r>
      <w:r w:rsidR="00F77DFE" w:rsidRPr="00FC434F">
        <w:t xml:space="preserve"> </w:t>
      </w:r>
      <w:r w:rsidRPr="00FC434F">
        <w:t xml:space="preserve">Model-based CF techniques include training of algorithmic models, such as Bayesian belief networks, clustering techniques. Advanced Bayesian belief networks have better performance than basic Bayesian </w:t>
      </w:r>
      <w:r w:rsidR="00D17507" w:rsidRPr="00FC434F">
        <w:t>CF models</w:t>
      </w:r>
      <w:r w:rsidRPr="00FC434F">
        <w:t xml:space="preserve"> and Pearson correlation-based algorithms with the ability to manage missing data.</w:t>
      </w:r>
      <w:r w:rsidR="00AF2817" w:rsidRPr="00FC434F">
        <w:t xml:space="preserve"> </w:t>
      </w:r>
      <w:r w:rsidRPr="00FC434F">
        <w:t>There are downsides to model-based CF techniques , for example, when data is extremely scarce, solutions that use dimension reduction or transformation to multi-class data into binary data may decrease their recommendation performance, model building costs may be large, and many algorithms have a trade-off between prediction efficiency and scalability</w:t>
      </w:r>
      <w:r w:rsidR="00AF2817" w:rsidRPr="00FC434F">
        <w:rPr>
          <w:rFonts w:ascii="Calibri" w:hAnsi="Calibri" w:cs="Calibri"/>
        </w:rPr>
        <w:t xml:space="preserve"> (Su &amp; Khoshgoftaar 2009).</w:t>
      </w:r>
    </w:p>
    <w:p w14:paraId="36F29E49" w14:textId="6EB906D7" w:rsidR="00EA43BC" w:rsidRPr="00FC434F" w:rsidRDefault="00A83AF4" w:rsidP="007B5C15">
      <w:r w:rsidRPr="00FC434F">
        <w:t xml:space="preserve">Some hybrid CF techniques combine CF approaches with content-based techniques or other recommendation systems to mitigate limitations in either approach and enhance efficiency in </w:t>
      </w:r>
      <w:r w:rsidR="00501991" w:rsidRPr="00FC434F">
        <w:t>prediction and recommendations.</w:t>
      </w:r>
    </w:p>
    <w:p w14:paraId="4B485FA4" w14:textId="77777777" w:rsidR="007B5C15" w:rsidRPr="00FC434F" w:rsidRDefault="007B5C15" w:rsidP="007B5C15"/>
    <w:p w14:paraId="6EB1235F" w14:textId="2D55FCA4" w:rsidR="007B5C15" w:rsidRPr="00FC434F" w:rsidRDefault="007B5C15">
      <w:pPr>
        <w:spacing w:line="276" w:lineRule="auto"/>
        <w:jc w:val="left"/>
        <w:rPr>
          <w:rFonts w:asciiTheme="majorHAnsi" w:eastAsiaTheme="majorEastAsia" w:hAnsiTheme="majorHAnsi" w:cstheme="majorBidi"/>
          <w:b/>
          <w:bCs/>
          <w:color w:val="3E3E67" w:themeColor="accent1" w:themeShade="BF"/>
          <w:sz w:val="32"/>
          <w:szCs w:val="28"/>
        </w:rPr>
      </w:pPr>
      <w:r w:rsidRPr="00FC434F">
        <w:lastRenderedPageBreak/>
        <w:br w:type="page"/>
      </w:r>
    </w:p>
    <w:p w14:paraId="14AF214D" w14:textId="3289E208" w:rsidR="00BB7D93" w:rsidRPr="00FC434F" w:rsidRDefault="00EE0BA2" w:rsidP="00BB7D93">
      <w:pPr>
        <w:pStyle w:val="Heading1"/>
      </w:pPr>
      <w:bookmarkStart w:id="45" w:name="_Toc56766015"/>
      <w:r w:rsidRPr="00FC434F">
        <w:lastRenderedPageBreak/>
        <w:t>Methodology and results</w:t>
      </w:r>
      <w:bookmarkEnd w:id="45"/>
    </w:p>
    <w:p w14:paraId="1D9D4517" w14:textId="77777777" w:rsidR="00D660FC" w:rsidRPr="00FC434F" w:rsidRDefault="009F1BB4" w:rsidP="00D660FC">
      <w:pPr>
        <w:pStyle w:val="Heading2"/>
        <w:rPr>
          <w:rFonts w:eastAsia="Times New Roman"/>
          <w:lang w:eastAsia="en-ZA" w:bidi="ar-SA"/>
        </w:rPr>
      </w:pPr>
      <w:bookmarkStart w:id="46" w:name="_Toc56766016"/>
      <w:r w:rsidRPr="00FC434F">
        <w:t>Introduction</w:t>
      </w:r>
      <w:bookmarkEnd w:id="46"/>
    </w:p>
    <w:p w14:paraId="35704D16" w14:textId="4AD20AEA" w:rsidR="00B5088F" w:rsidRPr="00FC434F" w:rsidRDefault="00656EDD" w:rsidP="007B5C15">
      <w:r>
        <w:t xml:space="preserve"> </w:t>
      </w:r>
      <w:r w:rsidR="000658B9">
        <w:t>MovieLens dataset</w:t>
      </w:r>
      <w:r>
        <w:t xml:space="preserve"> </w:t>
      </w:r>
      <w:r w:rsidRPr="00656EDD">
        <w:t>were obtained over multiple time spans, depending on the scale of the sample</w:t>
      </w:r>
      <w:r>
        <w:t xml:space="preserve">. </w:t>
      </w:r>
      <w:r w:rsidR="000658B9">
        <w:t>GroupLens Research project at the University of MiIn</w:t>
      </w:r>
      <w:r>
        <w:t>n</w:t>
      </w:r>
      <w:r w:rsidR="000658B9">
        <w:t>esota gathered data sets from the MovieLens website</w:t>
      </w:r>
      <w:r>
        <w:t xml:space="preserve"> </w:t>
      </w:r>
      <w:r w:rsidR="000658B9">
        <w:t>(</w:t>
      </w:r>
      <w:r w:rsidRPr="00656EDD">
        <w:t>http://www.grouplens.org/.</w:t>
      </w:r>
      <w:r w:rsidR="000658B9">
        <w:t>) which consists of 100,000 observation with 943 users on 1682 movies</w:t>
      </w:r>
      <w:r>
        <w:t>, each user has rated at least 20 movies.</w:t>
      </w:r>
    </w:p>
    <w:p w14:paraId="304A14A4" w14:textId="138F179B" w:rsidR="00B5088F" w:rsidRPr="00FC434F" w:rsidRDefault="00B5088F" w:rsidP="007B5C15">
      <w:r w:rsidRPr="00FC434F">
        <w:t>N</w:t>
      </w:r>
      <w:r w:rsidR="001C58EC" w:rsidRPr="00FC434F">
        <w:t>ew people</w:t>
      </w:r>
      <w:r w:rsidR="00E7224D" w:rsidRPr="00FC434F">
        <w:t xml:space="preserve"> </w:t>
      </w:r>
      <w:r w:rsidRPr="00FC434F">
        <w:t xml:space="preserve">are asked </w:t>
      </w:r>
      <w:r w:rsidR="00E7224D" w:rsidRPr="00FC434F">
        <w:t>to rate how much they enjoy watching various groups of movies</w:t>
      </w:r>
      <w:r w:rsidRPr="00FC434F">
        <w:t xml:space="preserve"> by system</w:t>
      </w:r>
      <w:r w:rsidR="000C2173" w:rsidRPr="00FC434F">
        <w:t xml:space="preserve"> (Michael &amp; Lyu, 2007)</w:t>
      </w:r>
      <w:r w:rsidR="00E7224D" w:rsidRPr="00FC434F">
        <w:t>.</w:t>
      </w:r>
      <w:r w:rsidR="00A11907" w:rsidRPr="00FC434F">
        <w:t xml:space="preserve"> </w:t>
      </w:r>
      <w:r w:rsidR="00E7224D" w:rsidRPr="00FC434F">
        <w:t>The preferences recorded by this survey allow the system to make initial recom</w:t>
      </w:r>
      <w:r w:rsidRPr="00FC434F">
        <w:t>mendations, even before the person</w:t>
      </w:r>
      <w:r w:rsidR="00E7224D" w:rsidRPr="00FC434F">
        <w:t xml:space="preserve"> has rated a large number of movies on the website.</w:t>
      </w:r>
      <w:r w:rsidR="00CA10B1" w:rsidRPr="00FC434F">
        <w:t xml:space="preserve"> </w:t>
      </w:r>
      <w:r w:rsidRPr="00FC434F">
        <w:t>MovieLens calculates for each user how the user will score e</w:t>
      </w:r>
      <w:r w:rsidR="007636D7" w:rsidRPr="00FC434F">
        <w:t>very given movie on the website and t</w:t>
      </w:r>
      <w:r w:rsidRPr="00FC434F">
        <w:t>he framework suggests movies based on these expected scores which the consumer is likely to score highly.</w:t>
      </w:r>
    </w:p>
    <w:p w14:paraId="2506B4A4" w14:textId="3EE3430A" w:rsidR="00CA10B1" w:rsidRPr="00FC434F" w:rsidRDefault="00B5088F" w:rsidP="007B5C15">
      <w:r w:rsidRPr="00FC434F">
        <w:t>The metrics that</w:t>
      </w:r>
      <w:r w:rsidR="008F073A" w:rsidRPr="00FC434F">
        <w:t xml:space="preserve"> we are considering or comparing</w:t>
      </w:r>
      <w:r w:rsidRPr="00FC434F">
        <w:t xml:space="preserve"> are MF, BRISMF, PCC and VS as website recommends that users score as many watched movies as possible, so the feedback offered would be more reliable as the algorithm will then provide</w:t>
      </w:r>
      <w:r w:rsidR="005C14F3" w:rsidRPr="00FC434F">
        <w:t xml:space="preserve"> a greater sampling of the user</w:t>
      </w:r>
      <w:r w:rsidRPr="00FC434F">
        <w:t>'s film taste. To verify the consistency of the algorithm we have MAE and RSME for MovieLens recommendation method.</w:t>
      </w:r>
      <w:r w:rsidR="00615DB7" w:rsidRPr="00FC434F">
        <w:t xml:space="preserve"> </w:t>
      </w:r>
      <w:r w:rsidRPr="00FC434F">
        <w:t xml:space="preserve">Using the R </w:t>
      </w:r>
      <w:r w:rsidR="00D17507" w:rsidRPr="00FC434F">
        <w:t>program,</w:t>
      </w:r>
      <w:r w:rsidRPr="00FC434F">
        <w:t xml:space="preserve"> the techniques and approaches above can be implemented.</w:t>
      </w:r>
    </w:p>
    <w:p w14:paraId="0D4CC1FC" w14:textId="77777777" w:rsidR="00740D36" w:rsidRPr="00FC434F" w:rsidRDefault="00740D36" w:rsidP="00740D36">
      <w:pPr>
        <w:pStyle w:val="Heading2"/>
        <w:spacing w:line="276" w:lineRule="auto"/>
      </w:pPr>
      <w:bookmarkStart w:id="47" w:name="_Toc56766017"/>
      <w:r w:rsidRPr="00FC434F">
        <w:t>Methods and Techniques</w:t>
      </w:r>
      <w:bookmarkEnd w:id="47"/>
    </w:p>
    <w:p w14:paraId="54BAA22F" w14:textId="474EF282" w:rsidR="00E7224D" w:rsidRPr="00FC434F" w:rsidRDefault="00EA43BC" w:rsidP="00EA43BC">
      <w:pPr>
        <w:pStyle w:val="Heading3"/>
        <w:rPr>
          <w:u w:val="single"/>
        </w:rPr>
      </w:pPr>
      <w:bookmarkStart w:id="48" w:name="_Toc56766018"/>
      <w:r w:rsidRPr="00FC434F">
        <w:rPr>
          <w:u w:val="single"/>
        </w:rPr>
        <w:t xml:space="preserve">Matrix </w:t>
      </w:r>
      <w:bookmarkEnd w:id="48"/>
      <w:r w:rsidR="005D656F">
        <w:rPr>
          <w:u w:val="single"/>
        </w:rPr>
        <w:t>factorisation</w:t>
      </w:r>
    </w:p>
    <w:p w14:paraId="16ECC369" w14:textId="29F36343" w:rsidR="006A20F2" w:rsidRPr="00FC434F" w:rsidRDefault="006A20F2" w:rsidP="007B5C15">
      <w:r w:rsidRPr="00FC434F">
        <w:t>This method considers personal differences and biasness. For instance, Isaiah tends to rate all items higher than average. Hence, Paterek and Takacs et. al.</w:t>
      </w:r>
      <w:r w:rsidR="00E00DCB">
        <w:t xml:space="preserve"> </w:t>
      </w:r>
      <w:r w:rsidR="004D5950">
        <w:t>(2007)</w:t>
      </w:r>
      <w:r w:rsidRPr="00FC434F">
        <w:t xml:space="preserve"> proposed a bias matrix factor method which takes into consideration biasness</w:t>
      </w:r>
      <w:r w:rsidR="00E00DCB">
        <w:t>:</w:t>
      </w:r>
    </w:p>
    <w:p w14:paraId="141160EC" w14:textId="77777777" w:rsidR="006A20F2" w:rsidRPr="00FC434F" w:rsidRDefault="004758B0" w:rsidP="006A20F2">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79C00609" w14:textId="16AF6AD0" w:rsidR="006A20F2" w:rsidRPr="00FC434F" w:rsidRDefault="006A20F2" w:rsidP="006A20F2">
      <w:r w:rsidRPr="00FC434F">
        <w:t xml:space="preserve">Where </w:t>
      </w:r>
      <m:oMath>
        <m:sSub>
          <m:sSubPr>
            <m:ctrlPr>
              <w:rPr>
                <w:rFonts w:ascii="Cambria Math" w:hAnsi="Cambria Math"/>
                <w:i/>
              </w:rPr>
            </m:ctrlPr>
          </m:sSubPr>
          <m:e>
            <m:r>
              <w:rPr>
                <w:rFonts w:ascii="Cambria Math" w:hAnsi="Cambria Math"/>
              </w:rPr>
              <m:t>b</m:t>
            </m:r>
          </m:e>
          <m:sub>
            <m:r>
              <w:rPr>
                <w:rFonts w:ascii="Cambria Math" w:hAnsi="Cambria Math"/>
              </w:rPr>
              <m:t>u</m:t>
            </m:r>
          </m:sub>
        </m:sSub>
      </m:oMath>
      <w:r w:rsidRPr="00FC434F">
        <w:t xml:space="preserve"> denotes the bias for users and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Pr="00FC434F">
        <w:t xml:space="preserve"> denotes the bias for items</w:t>
      </w:r>
      <w:r w:rsidR="00924B0C" w:rsidRPr="00FC434F">
        <w:t xml:space="preserve"> (Rui</w:t>
      </w:r>
      <w:r w:rsidR="000844A4" w:rsidRPr="00FC434F">
        <w:t>-</w:t>
      </w:r>
      <w:r w:rsidR="00924B0C" w:rsidRPr="00FC434F">
        <w:t>sheng et al., 2014)</w:t>
      </w:r>
      <w:r w:rsidRPr="00FC434F">
        <w:t>.</w:t>
      </w:r>
    </w:p>
    <w:p w14:paraId="56B49256" w14:textId="0043E859" w:rsidR="006A20F2" w:rsidRPr="00FC434F" w:rsidRDefault="006A20F2" w:rsidP="007B5C15">
      <w:r w:rsidRPr="00FC434F">
        <w:lastRenderedPageBreak/>
        <w:t xml:space="preserve">The bias MF method is a product of two smallest matrices, which share some common features with Paterek’s algorithm. The difference from the given factor methods is that the </w:t>
      </w:r>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+2</m:t>
        </m:r>
      </m:oMath>
      <w:r w:rsidRPr="00FC434F">
        <w:t xml:space="preserve"> column of P and </w:t>
      </w:r>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+1</m:t>
        </m:r>
      </m:oMath>
      <w:r w:rsidRPr="00FC434F">
        <w:t xml:space="preserve"> row of Q are a constant value 1. Therefore, the method incorporates the bias features into MF by fixing the </w:t>
      </w:r>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+2</m:t>
        </m:r>
      </m:oMath>
      <w:r w:rsidRPr="00FC434F">
        <w:t xml:space="preserve"> column of P and the </w:t>
      </w:r>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+1</m:t>
        </m:r>
      </m:oMath>
      <w:r w:rsidRPr="00FC434F">
        <w:t xml:space="preserve"> row of Q to the constant value of 1, and the technique also removes some unnecessary applications in the learning process</w:t>
      </w:r>
      <w:r w:rsidR="00B70CD8" w:rsidRPr="00FC434F">
        <w:t xml:space="preserve"> (Rui</w:t>
      </w:r>
      <w:r w:rsidR="00682E71" w:rsidRPr="00FC434F">
        <w:t>-</w:t>
      </w:r>
      <w:r w:rsidR="00B70CD8" w:rsidRPr="00FC434F">
        <w:t>sheng et al., 2014)</w:t>
      </w:r>
      <w:r w:rsidRPr="00FC434F">
        <w:t xml:space="preserve">. </w:t>
      </w:r>
    </w:p>
    <w:p w14:paraId="685ECBE0" w14:textId="77777777" w:rsidR="006A20F2" w:rsidRPr="00FC434F" w:rsidRDefault="006A20F2" w:rsidP="006A20F2">
      <w:r w:rsidRPr="00FC434F">
        <w:t>After dealing with biasness, the prediction score is calculated by</w:t>
      </w:r>
    </w:p>
    <w:p w14:paraId="17C03A07" w14:textId="77777777" w:rsidR="006A20F2" w:rsidRPr="00FC434F" w:rsidRDefault="006A20F2" w:rsidP="006A20F2">
      <w:r w:rsidRPr="00FC434F">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u,i</m:t>
            </m:r>
          </m:sub>
        </m:sSub>
        <m:r>
          <w:rPr>
            <w:rFonts w:ascii="Cambria Math" w:hAnsi="Cambria Math"/>
          </w:rPr>
          <m:t>=</m:t>
        </m:r>
        <m:sSub>
          <m:sSubPr>
            <m:ctrlPr>
              <w:rPr>
                <w:rFonts w:ascii="Cambria Math" w:hAnsi="Cambria Math"/>
                <w:i/>
              </w:rPr>
            </m:ctrlPr>
          </m:sSubPr>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k,i</m:t>
                    </m:r>
                  </m:sub>
                </m:sSub>
              </m:e>
            </m:nary>
            <m:r>
              <w:rPr>
                <w:rFonts w:ascii="Cambria Math" w:hAnsi="Cambria Math"/>
              </w:rPr>
              <m:t xml:space="preserve">  </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+1,i</m:t>
            </m:r>
          </m:sub>
        </m:sSub>
        <m:r>
          <w:rPr>
            <w:rFonts w:ascii="Cambria Math" w:hAnsi="Cambria Math"/>
          </w:rPr>
          <m:t>.</m:t>
        </m:r>
        <m:sSubSup>
          <m:sSubSupPr>
            <m:ctrlPr>
              <w:rPr>
                <w:rFonts w:ascii="Cambria Math" w:hAnsi="Cambria Math"/>
                <w:i/>
              </w:rPr>
            </m:ctrlPr>
          </m:sSubSupPr>
          <m:e>
            <m:r>
              <w:rPr>
                <w:rFonts w:ascii="Cambria Math" w:hAnsi="Cambria Math"/>
              </w:rPr>
              <m:t>q</m:t>
            </m:r>
          </m:e>
          <m:sub>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+1,i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 xml:space="preserve">+2 </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n</m:t>
                </m:r>
              </m:sub>
            </m:sSub>
          </m:e>
          <m:sub>
            <m:r>
              <w:rPr>
                <w:rFonts w:ascii="Cambria Math" w:hAnsi="Cambria Math"/>
              </w:rPr>
              <m:t>f+2,i</m:t>
            </m:r>
          </m:sub>
        </m:sSub>
        <m:r>
          <w:rPr>
            <w:rFonts w:ascii="Cambria Math" w:hAnsi="Cambria Math"/>
          </w:rPr>
          <m:t xml:space="preserve"> </m:t>
        </m:r>
      </m:oMath>
    </w:p>
    <w:p w14:paraId="447ED65D" w14:textId="77777777" w:rsidR="006A20F2" w:rsidRPr="00FC434F" w:rsidRDefault="006A20F2" w:rsidP="006A20F2">
      <w:r w:rsidRPr="00FC434F">
        <w:t xml:space="preserve">        </w:t>
      </w: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+2</m:t>
            </m:r>
          </m:sup>
          <m:e>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 xml:space="preserve">k,i </m:t>
                </m:r>
              </m:sub>
            </m:sSub>
          </m:e>
        </m:nary>
      </m:oMath>
    </w:p>
    <w:p w14:paraId="50F293FD" w14:textId="3668834A" w:rsidR="006A20F2" w:rsidRPr="00FC434F" w:rsidRDefault="00682E71" w:rsidP="007B5C15">
      <w:r w:rsidRPr="00FC434F">
        <w:t xml:space="preserve">Rui-sheng, Qi-dong, and Chun </w:t>
      </w:r>
      <w:r w:rsidR="006A20F2" w:rsidRPr="00FC434F">
        <w:t xml:space="preserve">proposed </w:t>
      </w:r>
      <w:r w:rsidRPr="00FC434F">
        <w:t>another model</w:t>
      </w:r>
      <w:r w:rsidR="006A20F2" w:rsidRPr="00FC434F">
        <w:t xml:space="preserve">, the Differential Model. It is a good one because it can be applied to any matrix </w:t>
      </w:r>
      <w:r w:rsidR="005D656F">
        <w:t>factorisation</w:t>
      </w:r>
      <w:r w:rsidR="006A20F2" w:rsidRPr="00FC434F">
        <w:t xml:space="preserve"> algorithm. We get the user factor matrix P and the item factor matrix Q, then we calculate </w:t>
      </w: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6A20F2" w:rsidRPr="00FC434F">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rsidR="006A20F2" w:rsidRPr="00FC434F">
        <w:t xml:space="preserve"> on training data sets, where </w:t>
      </w: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6A20F2" w:rsidRPr="00FC434F">
        <w:t xml:space="preserve"> is the average difference between the prediction rating and the reality rating for the u-th row of P, and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w:r w:rsidR="006A20F2" w:rsidRPr="00FC434F">
        <w:t xml:space="preserve"> is the average difference between the prediction rating and the reality rating for the </w:t>
      </w:r>
      <w:r w:rsidR="006A20F2" w:rsidRPr="001E1BCC">
        <w:rPr>
          <w:i/>
        </w:rPr>
        <w:t>i</w:t>
      </w:r>
      <w:r w:rsidR="00410088">
        <w:t>-</w:t>
      </w:r>
      <w:r w:rsidR="001E1BCC">
        <w:t>th</w:t>
      </w:r>
      <w:r w:rsidR="006A20F2" w:rsidRPr="00FC434F">
        <w:t xml:space="preserve"> column</w:t>
      </w:r>
      <w:r w:rsidRPr="00FC434F">
        <w:t xml:space="preserve"> (Rui-sheng et al., 2014)</w:t>
      </w:r>
      <w:r w:rsidR="006A20F2" w:rsidRPr="00FC434F">
        <w:t>.</w:t>
      </w:r>
    </w:p>
    <w:p w14:paraId="05242176" w14:textId="77777777" w:rsidR="006A20F2" w:rsidRPr="00FC434F" w:rsidRDefault="006A20F2" w:rsidP="006A20F2">
      <w:r w:rsidRPr="00FC434F">
        <w:t xml:space="preserve"> </w:t>
      </w:r>
      <m:oMath>
        <m:sSub>
          <m:sSubPr>
            <m:ctrlPr>
              <w:rPr>
                <w:rFonts w:ascii="Cambria Math" w:hAnsi="Cambria Math"/>
                <w:i/>
              </w:rPr>
            </m:ctrlPr>
          </m:sSubPr>
          <m:e>
            <m:r>
              <w:rPr>
                <w:rFonts w:ascii="Cambria Math" w:hAnsi="Cambria Math"/>
              </w:rPr>
              <m:t>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oMath>
      <w:r w:rsidRPr="00FC434F">
        <w:t xml:space="preserve">   , for each (</w:t>
      </w:r>
      <m:oMath>
        <m:r>
          <w:rPr>
            <w:rFonts w:ascii="Cambria Math" w:hAnsi="Cambria Math"/>
          </w:rPr>
          <m:t>u,i)∈τ</m:t>
        </m:r>
      </m:oMath>
    </w:p>
    <w:p w14:paraId="56246975" w14:textId="77777777" w:rsidR="006A20F2" w:rsidRPr="00FC434F" w:rsidRDefault="006A20F2" w:rsidP="006A20F2">
      <w:r w:rsidRPr="00FC434F">
        <w:t>Then,</w:t>
      </w:r>
    </w:p>
    <w:p w14:paraId="4DEE932E" w14:textId="77777777" w:rsidR="006A20F2" w:rsidRPr="00FC434F" w:rsidRDefault="006A20F2" w:rsidP="006A20F2">
      <w:r w:rsidRPr="00FC434F">
        <w:t xml:space="preserve">  </w:t>
      </w:r>
      <m:oMath>
        <m:sSub>
          <m:sSubPr>
            <m:ctrlPr>
              <w:rPr>
                <w:rFonts w:ascii="Cambria Math" w:hAnsi="Cambria Math"/>
                <w:i/>
              </w:rPr>
            </m:ctrlPr>
          </m:sSubPr>
          <m:e>
            <m:r>
              <w:rPr>
                <w:rFonts w:ascii="Cambria Math" w:hAnsi="Cambria Math"/>
              </w:rPr>
              <m:t>e</m:t>
            </m:r>
          </m:e>
          <m:sub>
            <m:r>
              <w:rPr>
                <w:rFonts w:ascii="Cambria Math" w:hAnsi="Cambria Math"/>
              </w:rPr>
              <m:t>u</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j∈R(u)</m:t>
                </m:r>
              </m:sub>
              <m:sup/>
              <m:e>
                <m:sSub>
                  <m:sSubPr>
                    <m:ctrlPr>
                      <w:rPr>
                        <w:rFonts w:ascii="Cambria Math" w:hAnsi="Cambria Math"/>
                        <w:i/>
                      </w:rPr>
                    </m:ctrlPr>
                  </m:sSubPr>
                  <m:e>
                    <m:r>
                      <w:rPr>
                        <w:rFonts w:ascii="Cambria Math" w:hAnsi="Cambria Math"/>
                      </w:rPr>
                      <m:t>e</m:t>
                    </m:r>
                  </m:e>
                  <m:sub>
                    <m:r>
                      <w:rPr>
                        <w:rFonts w:ascii="Cambria Math" w:hAnsi="Cambria Math"/>
                      </w:rPr>
                      <m:t>u,j</m:t>
                    </m:r>
                  </m:sub>
                </m:sSub>
              </m:e>
            </m:nary>
          </m:num>
          <m:den>
            <m:r>
              <w:rPr>
                <w:rFonts w:ascii="Cambria Math" w:hAnsi="Cambria Math"/>
              </w:rPr>
              <m:t>R</m:t>
            </m:r>
            <m:d>
              <m:dPr>
                <m:ctrlPr>
                  <w:rPr>
                    <w:rFonts w:ascii="Cambria Math" w:hAnsi="Cambria Math"/>
                    <w:i/>
                  </w:rPr>
                </m:ctrlPr>
              </m:dPr>
              <m:e>
                <m:r>
                  <w:rPr>
                    <w:rFonts w:ascii="Cambria Math" w:hAnsi="Cambria Math"/>
                  </w:rPr>
                  <m:t>u</m:t>
                </m:r>
              </m:e>
            </m:d>
          </m:den>
        </m:f>
        <m:r>
          <w:rPr>
            <w:rFonts w:ascii="Cambria Math" w:hAnsi="Cambria Math"/>
          </w:rPr>
          <m:t xml:space="preserve"> </m:t>
        </m:r>
      </m:oMath>
      <w:r w:rsidRPr="00FC434F">
        <w:t xml:space="preserve"> , where </w:t>
      </w:r>
      <m:oMath>
        <m:r>
          <w:rPr>
            <w:rFonts w:ascii="Cambria Math" w:hAnsi="Cambria Math"/>
          </w:rPr>
          <m:t>R</m:t>
        </m:r>
        <m:d>
          <m:dPr>
            <m:ctrlPr>
              <w:rPr>
                <w:rFonts w:ascii="Cambria Math" w:hAnsi="Cambria Math"/>
                <w:i/>
              </w:rPr>
            </m:ctrlPr>
          </m:dPr>
          <m:e>
            <m:r>
              <w:rPr>
                <w:rFonts w:ascii="Cambria Math" w:hAnsi="Cambria Math"/>
              </w:rPr>
              <m:t>u</m:t>
            </m:r>
          </m:e>
        </m:d>
      </m:oMath>
      <w:r w:rsidRPr="00FC434F">
        <w:t xml:space="preserve"> represents a set of items rated by user </w:t>
      </w:r>
      <m:oMath>
        <m:r>
          <w:rPr>
            <w:rFonts w:ascii="Cambria Math" w:hAnsi="Cambria Math"/>
          </w:rPr>
          <m:t>u</m:t>
        </m:r>
      </m:oMath>
      <w:r w:rsidRPr="00FC434F">
        <w:t xml:space="preserve"> and  </w:t>
      </w:r>
    </w:p>
    <w:p w14:paraId="54913835" w14:textId="1FC9D04E" w:rsidR="006A20F2" w:rsidRPr="00FC434F" w:rsidRDefault="006A20F2" w:rsidP="006A20F2">
      <w:r w:rsidRPr="00FC434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v∈R</m:t>
                </m:r>
                <m:d>
                  <m:dPr>
                    <m:ctrlPr>
                      <w:rPr>
                        <w:rFonts w:ascii="Cambria Math" w:hAnsi="Cambria Math"/>
                        <w:i/>
                      </w:rPr>
                    </m:ctrlPr>
                  </m:dPr>
                  <m:e>
                    <m:r>
                      <w:rPr>
                        <w:rFonts w:ascii="Cambria Math" w:hAnsi="Cambria Math"/>
                      </w:rPr>
                      <m:t>i</m:t>
                    </m:r>
                  </m:e>
                </m:d>
              </m:sub>
              <m:sup/>
              <m:e>
                <m:sSub>
                  <m:sSubPr>
                    <m:ctrlPr>
                      <w:rPr>
                        <w:rFonts w:ascii="Cambria Math" w:hAnsi="Cambria Math"/>
                        <w:i/>
                      </w:rPr>
                    </m:ctrlPr>
                  </m:sSubPr>
                  <m:e>
                    <m:r>
                      <w:rPr>
                        <w:rFonts w:ascii="Cambria Math" w:hAnsi="Cambria Math"/>
                      </w:rPr>
                      <m:t>e</m:t>
                    </m:r>
                  </m:e>
                  <m:sub>
                    <m:r>
                      <w:rPr>
                        <w:rFonts w:ascii="Cambria Math" w:hAnsi="Cambria Math"/>
                      </w:rPr>
                      <m:t>v,i</m:t>
                    </m:r>
                  </m:sub>
                </m:sSub>
              </m:e>
            </m:nary>
          </m:num>
          <m:den>
            <m:r>
              <w:rPr>
                <w:rFonts w:ascii="Cambria Math" w:hAnsi="Cambria Math"/>
              </w:rPr>
              <m:t>R(i)</m:t>
            </m:r>
          </m:den>
        </m:f>
      </m:oMath>
      <w:r w:rsidRPr="00FC434F">
        <w:t xml:space="preserve"> ,</w:t>
      </w:r>
      <w:r w:rsidR="006F1712" w:rsidRPr="00FC434F">
        <w:t xml:space="preserve"> where</w:t>
      </w:r>
      <w:r w:rsidRPr="00FC434F">
        <w:t xml:space="preserve"> </w:t>
      </w:r>
      <m:oMath>
        <m:r>
          <w:rPr>
            <w:rFonts w:ascii="Cambria Math" w:hAnsi="Cambria Math"/>
          </w:rPr>
          <m:t>R</m:t>
        </m:r>
        <m:d>
          <m:dPr>
            <m:ctrlPr>
              <w:rPr>
                <w:rFonts w:ascii="Cambria Math" w:hAnsi="Cambria Math"/>
                <w:i/>
              </w:rPr>
            </m:ctrlPr>
          </m:dPr>
          <m:e>
            <m:r>
              <w:rPr>
                <w:rFonts w:ascii="Cambria Math" w:hAnsi="Cambria Math"/>
              </w:rPr>
              <m:t>i</m:t>
            </m:r>
          </m:e>
        </m:d>
        <m:r>
          <w:rPr>
            <w:rFonts w:ascii="Cambria Math" w:hAnsi="Cambria Math"/>
          </w:rPr>
          <m:t xml:space="preserve"> </m:t>
        </m:r>
      </m:oMath>
      <w:r w:rsidRPr="00FC434F">
        <w:t xml:space="preserve">is a set of users who actually rated item </w:t>
      </w:r>
      <m:oMath>
        <m:r>
          <w:rPr>
            <w:rFonts w:ascii="Cambria Math" w:hAnsi="Cambria Math"/>
          </w:rPr>
          <m:t>i</m:t>
        </m:r>
      </m:oMath>
      <w:r w:rsidR="00156E2D" w:rsidRPr="00FC434F">
        <w:t xml:space="preserve"> (Rui-sheng et al., 2014)</w:t>
      </w:r>
      <w:r w:rsidR="00424412" w:rsidRPr="00FC434F">
        <w:t>.</w:t>
      </w:r>
      <w:r w:rsidRPr="00FC434F">
        <w:t xml:space="preserve"> </w:t>
      </w:r>
    </w:p>
    <w:p w14:paraId="622623B1" w14:textId="48C27DED" w:rsidR="006A20F2" w:rsidRPr="00FC434F" w:rsidRDefault="000C39E6" w:rsidP="006A20F2">
      <w:r w:rsidRPr="00FC434F">
        <w:t>The result</w:t>
      </w:r>
      <w:r w:rsidR="006A20F2" w:rsidRPr="00FC434F">
        <w:t xml:space="preserve"> was then modified by adding </w:t>
      </w: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6A20F2" w:rsidRPr="00FC434F">
        <w:t xml:space="preserve"> and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w:r w:rsidR="006A20F2" w:rsidRPr="00FC434F">
        <w:t xml:space="preserve">, resulting </w:t>
      </w:r>
      <w:r w:rsidR="00D17507" w:rsidRPr="00FC434F">
        <w:t>in:</w:t>
      </w:r>
    </w:p>
    <w:p w14:paraId="6C34205B" w14:textId="77777777" w:rsidR="006A20F2" w:rsidRPr="00FC434F" w:rsidRDefault="004758B0" w:rsidP="006A20F2">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r</m:t>
                  </m:r>
                </m:e>
              </m:acc>
            </m:e>
            <m:sub>
              <m:r>
                <w:rPr>
                  <w:rFonts w:ascii="Cambria Math" w:hAnsi="Cambria Math"/>
                </w:rPr>
                <m:t>u,i</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26CA21D8" w14:textId="75071F57" w:rsidR="006A20F2" w:rsidRPr="00FC434F" w:rsidRDefault="00424412" w:rsidP="006A20F2">
      <w:r w:rsidRPr="00FC434F">
        <w:t xml:space="preserve">Sourabh, Diksha and Dhwani (2020), further elaborated matrix </w:t>
      </w:r>
      <w:r w:rsidR="005D656F">
        <w:t>factorisation</w:t>
      </w:r>
      <w:r w:rsidRPr="00FC434F">
        <w:t xml:space="preserve">’s </w:t>
      </w:r>
      <w:r w:rsidR="006A20F2" w:rsidRPr="00FC434F">
        <w:t>useful</w:t>
      </w:r>
      <w:r w:rsidRPr="00FC434F">
        <w:t>ness in</w:t>
      </w:r>
      <w:r w:rsidR="0010166A" w:rsidRPr="00FC434F">
        <w:t xml:space="preserve"> </w:t>
      </w:r>
      <w:r w:rsidR="006A20F2" w:rsidRPr="00FC434F">
        <w:t>contexts where one would like to figure out something hidden under the results</w:t>
      </w:r>
      <w:r w:rsidR="0010166A" w:rsidRPr="00FC434F">
        <w:t>. The size and sparseness of the ranking matrix are problems that MF takes care of</w:t>
      </w:r>
      <w:r w:rsidR="00C4397F" w:rsidRPr="00FC434F">
        <w:t>.</w:t>
      </w:r>
      <w:r w:rsidR="00905AF6" w:rsidRPr="00FC434F">
        <w:t xml:space="preserve"> A s</w:t>
      </w:r>
      <w:r w:rsidR="00C4397F" w:rsidRPr="00FC434F">
        <w:t>parse matrix is</w:t>
      </w:r>
      <w:r w:rsidR="0010166A" w:rsidRPr="00FC434F">
        <w:t xml:space="preserve"> </w:t>
      </w:r>
      <w:r w:rsidR="00905AF6" w:rsidRPr="00FC434F">
        <w:lastRenderedPageBreak/>
        <w:t>one where</w:t>
      </w:r>
      <w:r w:rsidR="006A20F2" w:rsidRPr="00FC434F">
        <w:t xml:space="preserve"> many values in the matrix scores are null sinc</w:t>
      </w:r>
      <w:r w:rsidR="0010166A" w:rsidRPr="00FC434F">
        <w:t>e not all users score all items (Sourabh et al., 2020)</w:t>
      </w:r>
      <w:r w:rsidR="006A20F2" w:rsidRPr="00FC434F">
        <w:t>. In Machine learning MF is an unsupervised learning tool for latent decomposition and reduction of dimensionality.</w:t>
      </w:r>
    </w:p>
    <w:p w14:paraId="33812CC4" w14:textId="26506911" w:rsidR="006A20F2" w:rsidRPr="00FC434F" w:rsidRDefault="006A20F2" w:rsidP="006A20F2">
      <w:r w:rsidRPr="00FC434F">
        <w:t>Badrul Sarwar et al.</w:t>
      </w:r>
      <w:r w:rsidR="004A34BD" w:rsidRPr="00FC434F">
        <w:t xml:space="preserve"> (2010)</w:t>
      </w:r>
      <w:r w:rsidRPr="00FC434F">
        <w:t xml:space="preserve"> tested the methodology of Item-based collective filtering to generate suggestions of high quality. To define the relationship between different objects, they first evaluated the user-item ranking matrix and then used this relationship to specifically quantify user feedback using item-based techniques. Using the MovieLens dataset, 943 users were selected to form a matrix 1682</w:t>
      </w:r>
      <w:r w:rsidR="00FB20CA">
        <w:t xml:space="preserve"> movies </w:t>
      </w:r>
      <w:r w:rsidRPr="00FC434F">
        <w:t xml:space="preserve">for each user at an average rate of 5% of the 1682 movies, </w:t>
      </w:r>
      <w:r w:rsidRPr="001512B9">
        <w:rPr>
          <w:i/>
          <w:iCs/>
        </w:rPr>
        <w:t>i.e.</w:t>
      </w:r>
      <w:r w:rsidRPr="00FC434F">
        <w:t xml:space="preserve"> 95.4% sparse.</w:t>
      </w:r>
    </w:p>
    <w:p w14:paraId="7D9F381C" w14:textId="21EFC97C" w:rsidR="0056694B" w:rsidRPr="00FC434F" w:rsidDel="00B33046" w:rsidRDefault="006A20F2" w:rsidP="00064BC6">
      <w:pPr>
        <w:rPr>
          <w:del w:id="49" w:author="Mposhomali Ti" w:date="2020-11-24T06:33:00Z"/>
        </w:rPr>
      </w:pPr>
      <w:r w:rsidRPr="00FC434F">
        <w:t xml:space="preserve">They first use consumer and movie ranking ratios to fill in missed points, and then apply methods. Item-based strategy offer maximum precision for this wide dataset with online suggestions that are </w:t>
      </w:r>
      <w:r w:rsidR="000C39E6" w:rsidRPr="00FC434F">
        <w:t>faster</w:t>
      </w:r>
      <w:r w:rsidRPr="00FC434F">
        <w:t xml:space="preserve"> and of better quality than user-user (</w:t>
      </w:r>
      <w:r w:rsidR="00D17507" w:rsidRPr="00FC434F">
        <w:t>k Nearest</w:t>
      </w:r>
      <w:r w:rsidRPr="00FC434F">
        <w:t>-Neighbo</w:t>
      </w:r>
      <w:r w:rsidR="00D17507" w:rsidRPr="00FC434F">
        <w:t>u</w:t>
      </w:r>
      <w:r w:rsidRPr="00FC434F">
        <w:t>r) process.</w:t>
      </w:r>
    </w:p>
    <w:p w14:paraId="758F2EBF" w14:textId="6AFFB535" w:rsidR="00CC2ECF" w:rsidRDefault="00CC2ECF" w:rsidP="00064BC6"/>
    <w:p w14:paraId="712B456C" w14:textId="670CF783" w:rsidR="0043580D" w:rsidRDefault="0043580D" w:rsidP="00064BC6">
      <w:r>
        <w:t>The DF yield a better accuracy than MF, with the factor of 350. Algorithm of DMF gives significantly lower MAE and RMSE. This shows that the model can be applied in matrix factorisation and shows better movies ratings that a user can watch</w:t>
      </w:r>
      <w:r w:rsidR="00B33046" w:rsidRPr="00B33046">
        <w:t xml:space="preserve"> </w:t>
      </w:r>
      <w:r w:rsidR="00B33046">
        <w:t xml:space="preserve">(Zhang </w:t>
      </w:r>
      <w:r w:rsidR="00B33046" w:rsidRPr="00C25C9D">
        <w:rPr>
          <w:i/>
        </w:rPr>
        <w:t>et al</w:t>
      </w:r>
      <w:r w:rsidR="00B33046" w:rsidRPr="00FC434F">
        <w:t>.</w:t>
      </w:r>
      <w:r w:rsidR="00B33046">
        <w:t>, 2014)</w:t>
      </w:r>
      <w:r w:rsidR="00B33046">
        <w:t>.</w:t>
      </w:r>
      <w:r>
        <w:t xml:space="preserve"> </w:t>
      </w:r>
    </w:p>
    <w:p w14:paraId="30DDB832" w14:textId="77777777" w:rsidR="0043580D" w:rsidRPr="00FC434F" w:rsidRDefault="0043580D" w:rsidP="00064BC6"/>
    <w:p w14:paraId="6038935D" w14:textId="77777777" w:rsidR="0089060E" w:rsidRPr="00FC434F" w:rsidRDefault="003A3503" w:rsidP="003A3503">
      <w:pPr>
        <w:pStyle w:val="Heading3"/>
        <w:rPr>
          <w:b w:val="0"/>
          <w:u w:val="single"/>
        </w:rPr>
      </w:pPr>
      <w:bookmarkStart w:id="50" w:name="_Toc56766019"/>
      <w:r w:rsidRPr="00FC434F">
        <w:rPr>
          <w:b w:val="0"/>
          <w:u w:val="single"/>
        </w:rPr>
        <w:t>Neighbour Based</w:t>
      </w:r>
      <w:bookmarkEnd w:id="50"/>
      <w:r w:rsidRPr="00FC434F">
        <w:rPr>
          <w:b w:val="0"/>
          <w:u w:val="single"/>
        </w:rPr>
        <w:t xml:space="preserve"> </w:t>
      </w:r>
    </w:p>
    <w:p w14:paraId="757A471A" w14:textId="6829BF65" w:rsidR="006A20F2" w:rsidRPr="00FC434F" w:rsidRDefault="006A20F2" w:rsidP="006A20F2">
      <w:r w:rsidRPr="00FC434F">
        <w:t>A set of like-minded peers for a target user are generated in Neighbourhood formation</w:t>
      </w:r>
      <w:r w:rsidR="003C6700" w:rsidRPr="00FC434F">
        <w:t xml:space="preserve"> (Liang, Huizhi &amp; Xu, 2009)</w:t>
      </w:r>
      <w:r w:rsidRPr="00FC434F">
        <w:t>. Based on user profiles, the similarity of users is calculated through various similarity measures such as Pearson Correlation Coefficient (PCC) and Vector Similarity (VS)</w:t>
      </w:r>
      <w:r w:rsidR="003C6700" w:rsidRPr="00FC434F">
        <w:t xml:space="preserve"> (Huizhi, 2008)</w:t>
      </w:r>
      <w:r w:rsidRPr="00FC434F">
        <w:t>.</w:t>
      </w:r>
    </w:p>
    <w:p w14:paraId="6F0694FF" w14:textId="63640189" w:rsidR="006A20F2" w:rsidRPr="00FC434F" w:rsidRDefault="006A20F2" w:rsidP="006A20F2">
      <w:r w:rsidRPr="00FC434F">
        <w:t xml:space="preserve">Similarity between user </w:t>
      </w:r>
      <m:oMath>
        <m:r>
          <w:rPr>
            <w:rFonts w:ascii="Cambria Math" w:hAnsi="Cambria Math"/>
          </w:rPr>
          <m:t>u</m:t>
        </m:r>
      </m:oMath>
      <w:r w:rsidRPr="00FC434F">
        <w:t xml:space="preserve"> and </w:t>
      </w:r>
      <m:oMath>
        <m:r>
          <w:rPr>
            <w:rFonts w:ascii="Cambria Math" w:hAnsi="Cambria Math"/>
          </w:rPr>
          <m:t>v</m:t>
        </m:r>
      </m:oMath>
      <w:r w:rsidRPr="00FC434F">
        <w:t xml:space="preserve"> using the PCC method </w:t>
      </w:r>
      <w:r w:rsidR="006059FC" w:rsidRPr="00FC434F">
        <w:t>by Solsvik and Jakobsen (2012),</w:t>
      </w:r>
      <w:r w:rsidR="006059FC" w:rsidRPr="00FC434F">
        <w:rPr>
          <w:color w:val="FF0000"/>
        </w:rPr>
        <w:t xml:space="preserve"> </w:t>
      </w:r>
      <w:r w:rsidRPr="00FC434F">
        <w:t>is:</w:t>
      </w:r>
    </w:p>
    <w:p w14:paraId="6A8EF1D8" w14:textId="77777777" w:rsidR="006A20F2" w:rsidRPr="00FC434F" w:rsidRDefault="004758B0" w:rsidP="006A20F2">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u,v</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d>
                    <m:dPr>
                      <m:ctrlPr>
                        <w:rPr>
                          <w:rFonts w:ascii="Cambria Math" w:hAnsi="Cambria Math"/>
                          <w:i/>
                        </w:rPr>
                      </m:ctrlPr>
                    </m:dPr>
                    <m:e>
                      <m:r>
                        <w:rPr>
                          <w:rFonts w:ascii="Cambria Math" w:hAnsi="Cambria Math"/>
                        </w:rPr>
                        <m:t>i∈U</m:t>
                      </m:r>
                    </m:e>
                  </m:d>
                  <m:d>
                    <m:dPr>
                      <m:ctrlPr>
                        <w:rPr>
                          <w:rFonts w:ascii="Cambria Math" w:hAnsi="Cambria Math"/>
                          <w:i/>
                        </w:rPr>
                      </m:ctrlPr>
                    </m:dPr>
                    <m:e>
                      <m:r>
                        <w:rPr>
                          <w:rFonts w:ascii="Cambria Math" w:hAnsi="Cambria Math"/>
                        </w:rPr>
                        <m:t>u,v</m:t>
                      </m:r>
                    </m:e>
                  </m:d>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v</m:t>
                      </m:r>
                    </m:sub>
                  </m:sSub>
                  <m:r>
                    <w:rPr>
                      <w:rFonts w:ascii="Cambria Math" w:hAnsi="Cambria Math"/>
                    </w:rPr>
                    <m:t>)</m:t>
                  </m:r>
                </m:e>
              </m:nary>
            </m:num>
            <m:den>
              <m:rad>
                <m:radPr>
                  <m:degHide m:val="1"/>
                  <m:ctrlPr>
                    <w:rPr>
                      <w:rFonts w:ascii="Cambria Math" w:hAnsi="Cambria Math"/>
                      <w:i/>
                    </w:rPr>
                  </m:ctrlPr>
                </m:radPr>
                <m:deg/>
                <m:e>
                  <m:nary>
                    <m:naryPr>
                      <m:chr m:val="∑"/>
                      <m:supHide m:val="1"/>
                      <m:ctrlPr>
                        <w:rPr>
                          <w:rFonts w:ascii="Cambria Math" w:hAnsi="Cambria Math"/>
                          <w:i/>
                        </w:rPr>
                      </m:ctrlPr>
                    </m:naryPr>
                    <m:sub>
                      <m:r>
                        <w:rPr>
                          <w:rFonts w:ascii="Cambria Math" w:hAnsi="Cambria Math"/>
                        </w:rPr>
                        <m:t>i∈U</m:t>
                      </m:r>
                      <m:d>
                        <m:dPr>
                          <m:ctrlPr>
                            <w:rPr>
                              <w:rFonts w:ascii="Cambria Math" w:hAnsi="Cambria Math"/>
                              <w:i/>
                            </w:rPr>
                          </m:ctrlPr>
                        </m:dPr>
                        <m:e>
                          <m:r>
                            <w:rPr>
                              <w:rFonts w:ascii="Cambria Math" w:hAnsi="Cambria Math"/>
                            </w:rPr>
                            <m:t>u,v</m:t>
                          </m:r>
                        </m:e>
                      </m:d>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sub>
                              </m:sSub>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supHide m:val="1"/>
                      <m:ctrlPr>
                        <w:rPr>
                          <w:rFonts w:ascii="Cambria Math" w:hAnsi="Cambria Math"/>
                          <w:i/>
                        </w:rPr>
                      </m:ctrlPr>
                    </m:naryPr>
                    <m:sub>
                      <m:d>
                        <m:dPr>
                          <m:ctrlPr>
                            <w:rPr>
                              <w:rFonts w:ascii="Cambria Math" w:hAnsi="Cambria Math"/>
                              <w:i/>
                            </w:rPr>
                          </m:ctrlPr>
                        </m:dPr>
                        <m:e>
                          <m:r>
                            <w:rPr>
                              <w:rFonts w:ascii="Cambria Math" w:hAnsi="Cambria Math"/>
                            </w:rPr>
                            <m:t>i∈U</m:t>
                          </m:r>
                        </m:e>
                      </m:d>
                      <m:d>
                        <m:dPr>
                          <m:ctrlPr>
                            <w:rPr>
                              <w:rFonts w:ascii="Cambria Math" w:hAnsi="Cambria Math"/>
                              <w:i/>
                            </w:rPr>
                          </m:ctrlPr>
                        </m:dPr>
                        <m:e>
                          <m:r>
                            <w:rPr>
                              <w:rFonts w:ascii="Cambria Math" w:hAnsi="Cambria Math"/>
                            </w:rPr>
                            <m:t>u,v</m:t>
                          </m:r>
                        </m:e>
                      </m:d>
                    </m:sub>
                    <m:sup/>
                    <m:e>
                      <m:sSub>
                        <m:sSubPr>
                          <m:ctrlPr>
                            <w:rPr>
                              <w:rFonts w:ascii="Cambria Math" w:hAnsi="Cambria Math"/>
                              <w:i/>
                            </w:rPr>
                          </m:ctrlPr>
                        </m:sSubPr>
                        <m:e>
                          <m:r>
                            <w:rPr>
                              <w:rFonts w:ascii="Cambria Math" w:hAnsi="Cambria Math"/>
                            </w:rPr>
                            <m:t>(r</m:t>
                          </m:r>
                        </m:e>
                        <m:sub>
                          <m:r>
                            <w:rPr>
                              <w:rFonts w:ascii="Cambria Math" w:hAnsi="Cambria Math"/>
                            </w:rPr>
                            <m:t>v,i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v</m:t>
                          </m:r>
                        </m:sub>
                      </m:sSub>
                      <m:r>
                        <w:rPr>
                          <w:rFonts w:ascii="Cambria Math" w:hAnsi="Cambria Math"/>
                        </w:rPr>
                        <m:t xml:space="preserve">)^2  </m:t>
                      </m:r>
                    </m:e>
                  </m:nary>
                </m:e>
              </m:rad>
            </m:den>
          </m:f>
        </m:oMath>
      </m:oMathPara>
    </w:p>
    <w:p w14:paraId="08E0EB60" w14:textId="65A3144A" w:rsidR="006A20F2" w:rsidRPr="00FC434F" w:rsidRDefault="006A20F2" w:rsidP="006A20F2">
      <w:r w:rsidRPr="00FC434F">
        <w:t xml:space="preserve">And </w:t>
      </w:r>
      <w:r w:rsidR="00554C17" w:rsidRPr="00FC434F">
        <w:t xml:space="preserve">John F (1932) found the </w:t>
      </w:r>
      <w:r w:rsidRPr="00FC434F">
        <w:t>s</w:t>
      </w:r>
      <w:r w:rsidR="00554C17" w:rsidRPr="00FC434F">
        <w:t>im</w:t>
      </w:r>
      <w:r w:rsidR="00DE07B6" w:rsidRPr="00FC434F">
        <w:t>ilarity using the VS method with</w:t>
      </w:r>
      <w:r w:rsidRPr="00FC434F">
        <w:t xml:space="preserve">: </w:t>
      </w:r>
    </w:p>
    <w:p w14:paraId="37B277AD" w14:textId="77777777" w:rsidR="006A20F2" w:rsidRPr="00FC434F" w:rsidRDefault="004758B0" w:rsidP="006A20F2">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u,v</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d>
                    <m:dPr>
                      <m:ctrlPr>
                        <w:rPr>
                          <w:rFonts w:ascii="Cambria Math" w:hAnsi="Cambria Math"/>
                          <w:i/>
                        </w:rPr>
                      </m:ctrlPr>
                    </m:dPr>
                    <m:e>
                      <m:r>
                        <w:rPr>
                          <w:rFonts w:ascii="Cambria Math" w:hAnsi="Cambria Math"/>
                        </w:rPr>
                        <m:t>i∈U</m:t>
                      </m:r>
                    </m:e>
                  </m:d>
                  <m:d>
                    <m:dPr>
                      <m:ctrlPr>
                        <w:rPr>
                          <w:rFonts w:ascii="Cambria Math" w:hAnsi="Cambria Math"/>
                          <w:i/>
                        </w:rPr>
                      </m:ctrlPr>
                    </m:dPr>
                    <m:e>
                      <m:r>
                        <w:rPr>
                          <w:rFonts w:ascii="Cambria Math" w:hAnsi="Cambria Math"/>
                        </w:rPr>
                        <m:t>u,v</m:t>
                      </m:r>
                    </m:e>
                  </m:d>
                </m:sub>
                <m:sup/>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v,i</m:t>
                      </m:r>
                    </m:sub>
                  </m:sSub>
                </m:e>
              </m:nary>
            </m:num>
            <m:den>
              <m:rad>
                <m:radPr>
                  <m:degHide m:val="1"/>
                  <m:ctrlPr>
                    <w:rPr>
                      <w:rFonts w:ascii="Cambria Math" w:hAnsi="Cambria Math"/>
                      <w:i/>
                    </w:rPr>
                  </m:ctrlPr>
                </m:radPr>
                <m:deg/>
                <m:e>
                  <m:nary>
                    <m:naryPr>
                      <m:chr m:val="∑"/>
                      <m:supHide m:val="1"/>
                      <m:ctrlPr>
                        <w:rPr>
                          <w:rFonts w:ascii="Cambria Math" w:hAnsi="Cambria Math"/>
                          <w:i/>
                        </w:rPr>
                      </m:ctrlPr>
                    </m:naryPr>
                    <m:sub>
                      <m:r>
                        <w:rPr>
                          <w:rFonts w:ascii="Cambria Math" w:hAnsi="Cambria Math"/>
                        </w:rPr>
                        <m:t>i∈U</m:t>
                      </m:r>
                      <m:d>
                        <m:dPr>
                          <m:ctrlPr>
                            <w:rPr>
                              <w:rFonts w:ascii="Cambria Math" w:hAnsi="Cambria Math"/>
                              <w:i/>
                            </w:rPr>
                          </m:ctrlPr>
                        </m:dPr>
                        <m:e>
                          <m:r>
                            <w:rPr>
                              <w:rFonts w:ascii="Cambria Math" w:hAnsi="Cambria Math"/>
                            </w:rPr>
                            <m:t>u,v</m:t>
                          </m:r>
                        </m:e>
                      </m:d>
                    </m:sub>
                    <m:sup/>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u,i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supHide m:val="1"/>
                      <m:ctrlPr>
                        <w:rPr>
                          <w:rFonts w:ascii="Cambria Math" w:hAnsi="Cambria Math"/>
                          <w:i/>
                        </w:rPr>
                      </m:ctrlPr>
                    </m:naryPr>
                    <m:sub>
                      <m:r>
                        <w:rPr>
                          <w:rFonts w:ascii="Cambria Math" w:hAnsi="Cambria Math"/>
                        </w:rPr>
                        <m:t>i∈U</m:t>
                      </m:r>
                      <m:d>
                        <m:dPr>
                          <m:ctrlPr>
                            <w:rPr>
                              <w:rFonts w:ascii="Cambria Math" w:hAnsi="Cambria Math"/>
                              <w:i/>
                            </w:rPr>
                          </m:ctrlPr>
                        </m:dPr>
                        <m:e>
                          <m:r>
                            <w:rPr>
                              <w:rFonts w:ascii="Cambria Math" w:hAnsi="Cambria Math"/>
                            </w:rPr>
                            <m:t>u,v</m:t>
                          </m:r>
                        </m:e>
                      </m:d>
                    </m:sub>
                    <m:sup/>
                    <m:e>
                      <m:sSubSup>
                        <m:sSubSupPr>
                          <m:ctrlPr>
                            <w:rPr>
                              <w:rFonts w:ascii="Cambria Math" w:hAnsi="Cambria Math"/>
                              <w:i/>
                            </w:rPr>
                          </m:ctrlPr>
                        </m:sSubSupPr>
                        <m:e>
                          <m:r>
                            <w:rPr>
                              <w:rFonts w:ascii="Cambria Math" w:hAnsi="Cambria Math"/>
                            </w:rPr>
                            <m:t>r</m:t>
                          </m:r>
                        </m:e>
                        <m:sub>
                          <m:r>
                            <w:rPr>
                              <w:rFonts w:ascii="Cambria Math" w:hAnsi="Cambria Math"/>
                            </w:rPr>
                            <m:t>v,i</m:t>
                          </m:r>
                        </m:sub>
                        <m:sup>
                          <m:r>
                            <w:rPr>
                              <w:rFonts w:ascii="Cambria Math" w:hAnsi="Cambria Math"/>
                            </w:rPr>
                            <m:t>2</m:t>
                          </m:r>
                        </m:sup>
                      </m:sSubSup>
                      <m:r>
                        <w:rPr>
                          <w:rFonts w:ascii="Cambria Math" w:hAnsi="Cambria Math"/>
                        </w:rPr>
                        <m:t xml:space="preserve">  </m:t>
                      </m:r>
                    </m:e>
                  </m:nary>
                </m:e>
              </m:rad>
            </m:den>
          </m:f>
        </m:oMath>
      </m:oMathPara>
    </w:p>
    <w:p w14:paraId="54A5EB5B" w14:textId="2C55EBEE" w:rsidR="006A20F2" w:rsidRPr="00FC434F" w:rsidRDefault="00DE07B6" w:rsidP="006A20F2">
      <w:r w:rsidRPr="00FC434F">
        <w:t xml:space="preserve">According to Kandasamy (2011), </w:t>
      </w:r>
      <w:smartTag w:uri="urn:schemas-microsoft-com:office:smarttags" w:element="stockticker">
        <w:r w:rsidR="006A20F2" w:rsidRPr="00FC434F">
          <w:t>PCC</w:t>
        </w:r>
      </w:smartTag>
      <w:r w:rsidR="006A20F2" w:rsidRPr="00FC434F">
        <w:t xml:space="preserve"> and VS are easy to calculate but the number of co-rated</w:t>
      </w:r>
      <w:r w:rsidRPr="00FC434F">
        <w:t xml:space="preserve"> items,</w:t>
      </w:r>
      <w:r w:rsidR="006A20F2" w:rsidRPr="00FC434F">
        <w:t xml:space="preserve"> </w:t>
      </w:r>
      <w:r w:rsidRPr="00FC434F">
        <w:t>k,</w:t>
      </w:r>
      <w:r w:rsidR="006A20F2" w:rsidRPr="00FC434F">
        <w:t xml:space="preserve"> between users </w:t>
      </w:r>
      <m:oMath>
        <m:r>
          <w:rPr>
            <w:rFonts w:ascii="Cambria Math" w:hAnsi="Cambria Math"/>
          </w:rPr>
          <m:t>u</m:t>
        </m:r>
      </m:oMath>
      <w:r w:rsidR="006A20F2" w:rsidRPr="00FC434F">
        <w:t xml:space="preserve"> and </w:t>
      </w:r>
      <m:oMath>
        <m:r>
          <w:rPr>
            <w:rFonts w:ascii="Cambria Math" w:hAnsi="Cambria Math"/>
          </w:rPr>
          <m:t>v</m:t>
        </m:r>
      </m:oMath>
      <w:r w:rsidR="006A20F2" w:rsidRPr="00FC434F">
        <w:t xml:space="preserve"> play a role when interpreting the similarity measure. Sparse data with no co-rated items, </w:t>
      </w:r>
      <w:r w:rsidR="006A20F2" w:rsidRPr="001512B9">
        <w:rPr>
          <w:i/>
          <w:iCs/>
        </w:rPr>
        <w:t>i.e.</w:t>
      </w:r>
      <w:r w:rsidR="006A20F2" w:rsidRPr="00FC434F">
        <w:t xml:space="preserve"> k = 0, between users </w:t>
      </w:r>
      <m:oMath>
        <m:r>
          <w:rPr>
            <w:rFonts w:ascii="Cambria Math" w:hAnsi="Cambria Math"/>
          </w:rPr>
          <m:t xml:space="preserve">u </m:t>
        </m:r>
      </m:oMath>
      <w:r w:rsidR="006A20F2" w:rsidRPr="00FC434F">
        <w:t xml:space="preserve">and </w:t>
      </w:r>
      <m:oMath>
        <m:r>
          <w:rPr>
            <w:rFonts w:ascii="Cambria Math" w:hAnsi="Cambria Math"/>
          </w:rPr>
          <m:t xml:space="preserve">v </m:t>
        </m:r>
      </m:oMath>
      <w:r w:rsidR="006A20F2" w:rsidRPr="00FC434F">
        <w:t>give a useless similarity measure, while sparse data with few co-rated items, i.e. k &lt; 5, can</w:t>
      </w:r>
      <m:oMath>
        <m:r>
          <w:rPr>
            <w:rFonts w:ascii="Cambria Math" w:hAnsi="Cambria Math"/>
          </w:rPr>
          <m:t xml:space="preserve"> </m:t>
        </m:r>
      </m:oMath>
      <w:r w:rsidR="006A20F2" w:rsidRPr="00FC434F">
        <w:t xml:space="preserve">give an unreliable result. </w:t>
      </w:r>
    </w:p>
    <w:p w14:paraId="7C42F525" w14:textId="2D4A452B" w:rsidR="006A20F2" w:rsidRPr="00FC434F" w:rsidRDefault="006A20F2" w:rsidP="006A20F2">
      <w:r w:rsidRPr="00FC434F">
        <w:t xml:space="preserve">In </w:t>
      </w:r>
      <w:r w:rsidR="007B00BA">
        <w:t>C</w:t>
      </w:r>
      <w:r w:rsidRPr="00FC434F">
        <w:t xml:space="preserve">hapter 3.2.1 we considered </w:t>
      </w:r>
      <w:r w:rsidR="00D01A63" w:rsidRPr="00FC434F">
        <w:t xml:space="preserve">a non-sparse </w:t>
      </w:r>
      <w:r w:rsidRPr="00FC434F">
        <w:t>user factor matrix</w:t>
      </w:r>
      <w:r w:rsidR="00D01A63" w:rsidRPr="00FC434F">
        <w:t>,</w:t>
      </w:r>
      <w:r w:rsidR="00023773" w:rsidRPr="00FC434F">
        <w:t xml:space="preserve"> P</w:t>
      </w:r>
      <w:r w:rsidRPr="00FC434F">
        <w:t xml:space="preserve">. PCC and VS methods </w:t>
      </w:r>
      <w:r w:rsidR="00A344E9" w:rsidRPr="00FC434F">
        <w:t>were</w:t>
      </w:r>
      <w:r w:rsidR="001A17F7" w:rsidRPr="00FC434F">
        <w:t xml:space="preserve"> simply run </w:t>
      </w:r>
      <w:r w:rsidRPr="00FC434F">
        <w:t>on user factor matrix P instead of the user-item matrix R (the entire dataset), since matrix P is much smaller than matrix R, meaning running the similarity measures on P will produce results faster</w:t>
      </w:r>
      <w:r w:rsidR="003C6052" w:rsidRPr="00FC434F">
        <w:t xml:space="preserve"> (Rui-sheng et al., 2014)</w:t>
      </w:r>
      <w:r w:rsidRPr="00FC434F">
        <w:t xml:space="preserve">. </w:t>
      </w:r>
    </w:p>
    <w:p w14:paraId="346854D8" w14:textId="4EB06481" w:rsidR="00B33046" w:rsidRPr="00FC434F" w:rsidRDefault="00B33046" w:rsidP="006A20F2">
      <w:r w:rsidRPr="00B33046">
        <w:t>PCC and VS are two excellent and most common algorithms used to measure similarity between users, but the PCC is mostly preferred because it considers personal differences of every user and gives results that are more accurate (Rui-sheng et al., 2014). However, it is mostly ideal to run these similarity measures, namely PCC and VS, on an imputed and scaled matrix for more accurate and quality results. We determine the quality and accuracy between the similarity measures by evaluation metrics, MAE and RMSE. The lower the MAE or RMSE, the closer the predictions are to the eventual outcomes. Some research papers like Sarwar et al. (2001) found the adjusted VS (also called adjusted cosine similarity) method yielding more accurate and quality predictions when compared to the rest, and that is because their adjusted-VS takes into account the differences in rating scale between different users. This adjusted VS is going to perform like PCC because both consider the users’ personal differences</w:t>
      </w:r>
    </w:p>
    <w:p w14:paraId="2FC38CA5" w14:textId="24669647" w:rsidR="006A20F2" w:rsidRPr="00FC434F" w:rsidRDefault="006A20F2" w:rsidP="003B7418">
      <w:pPr>
        <w:rPr>
          <w:rFonts w:cs="Arial"/>
          <w:shd w:val="clear" w:color="auto" w:fill="FFFFFF"/>
        </w:rPr>
      </w:pPr>
      <w:r w:rsidRPr="00FC434F">
        <w:rPr>
          <w:rFonts w:cs="Arial"/>
          <w:shd w:val="clear" w:color="auto" w:fill="FFFFFF"/>
        </w:rPr>
        <w:t xml:space="preserve">In the implementation of a neighbourhood-based approach, one of the greatest </w:t>
      </w:r>
      <w:r w:rsidR="000C39E6" w:rsidRPr="00FC434F">
        <w:rPr>
          <w:rFonts w:cs="Arial"/>
          <w:shd w:val="clear" w:color="auto" w:fill="FFFFFF"/>
        </w:rPr>
        <w:t>impacts</w:t>
      </w:r>
      <w:r w:rsidRPr="00FC434F">
        <w:rPr>
          <w:rFonts w:cs="Arial"/>
          <w:shd w:val="clear" w:color="auto" w:fill="FFFFFF"/>
        </w:rPr>
        <w:t xml:space="preserve"> on the accuracy and efficiency of the recommender system is choosing between a user-based and an item-based neighbourhood method, says </w:t>
      </w:r>
      <w:r w:rsidR="00F43A50" w:rsidRPr="00FC434F">
        <w:rPr>
          <w:rFonts w:cs="Arial"/>
          <w:shd w:val="clear" w:color="auto" w:fill="FFFFFF"/>
        </w:rPr>
        <w:t>a</w:t>
      </w:r>
      <w:r w:rsidR="003B7418" w:rsidRPr="00FC434F">
        <w:rPr>
          <w:rFonts w:cs="Arial"/>
          <w:shd w:val="clear" w:color="auto" w:fill="FFFFFF"/>
        </w:rPr>
        <w:t xml:space="preserve"> comprehensive survey of neighbourhood-based recommendation methods by </w:t>
      </w:r>
      <w:r w:rsidRPr="00FC434F">
        <w:rPr>
          <w:rFonts w:cs="Arial"/>
          <w:shd w:val="clear" w:color="auto" w:fill="FFFFFF"/>
        </w:rPr>
        <w:t>Christian Desrosiers and George Karypis</w:t>
      </w:r>
      <w:ins w:id="51" w:author="Sean Van Der Merwe" w:date="2020-11-23T10:27:00Z">
        <w:del w:id="52" w:author="Mposhomali Ti" w:date="2020-11-24T06:40:00Z">
          <w:r w:rsidR="007B00BA" w:rsidDel="003508FE">
            <w:rPr>
              <w:rFonts w:cs="Arial"/>
              <w:shd w:val="clear" w:color="auto" w:fill="FFFFFF"/>
            </w:rPr>
            <w:delText xml:space="preserve"> </w:delText>
          </w:r>
        </w:del>
      </w:ins>
      <w:r w:rsidR="00A44ED9">
        <w:rPr>
          <w:rFonts w:cs="Arial"/>
          <w:shd w:val="clear" w:color="auto" w:fill="FFFFFF"/>
        </w:rPr>
        <w:t>(2014)</w:t>
      </w:r>
      <w:r w:rsidRPr="00FC434F">
        <w:rPr>
          <w:rFonts w:cs="Arial"/>
          <w:shd w:val="clear" w:color="auto" w:fill="FFFFFF"/>
        </w:rPr>
        <w:t xml:space="preserve">. </w:t>
      </w:r>
    </w:p>
    <w:p w14:paraId="45F81F99" w14:textId="4761DA0B" w:rsidR="00113A5B" w:rsidRPr="00FC434F" w:rsidRDefault="006A20F2" w:rsidP="006A20F2">
      <w:r w:rsidRPr="00FC434F">
        <w:rPr>
          <w:rFonts w:cs="Arial"/>
          <w:shd w:val="clear" w:color="auto" w:fill="FFFFFF"/>
        </w:rPr>
        <w:t xml:space="preserve">Moreover, the different components of a neighbourhood-based method, which include the normalization of ratings, the computation of the similarity weights and the selection of the </w:t>
      </w:r>
      <w:r w:rsidRPr="00FC434F">
        <w:rPr>
          <w:rFonts w:cs="Arial"/>
          <w:shd w:val="clear" w:color="auto" w:fill="FFFFFF"/>
        </w:rPr>
        <w:lastRenderedPageBreak/>
        <w:t>nearest neighbours, can also have a significant influence on the quality of the recommender system</w:t>
      </w:r>
      <w:r w:rsidR="007B00BA">
        <w:rPr>
          <w:rFonts w:cs="Arial"/>
          <w:shd w:val="clear" w:color="auto" w:fill="FFFFFF"/>
        </w:rPr>
        <w:t>.</w:t>
      </w:r>
      <w:r w:rsidR="003C39E8" w:rsidRPr="00FC434F">
        <w:rPr>
          <w:rFonts w:cs="Arial"/>
          <w:shd w:val="clear" w:color="auto" w:fill="FFFFFF"/>
        </w:rPr>
        <w:t xml:space="preserve"> </w:t>
      </w:r>
      <w:r w:rsidRPr="00FC434F">
        <w:rPr>
          <w:rFonts w:cs="Arial"/>
          <w:shd w:val="clear" w:color="auto" w:fill="FFFFFF"/>
        </w:rPr>
        <w:t>Once a list of candidate neighbours has been computed for each user or item, the prediction of new ratings is normally made with the k-nearest-neighbours, that is, the k neighbours whose similarity weight has the greatest magnitude</w:t>
      </w:r>
      <w:r w:rsidR="00BF704D" w:rsidRPr="00FC434F">
        <w:rPr>
          <w:rFonts w:cs="Arial"/>
          <w:shd w:val="clear" w:color="auto" w:fill="FFFFFF"/>
        </w:rPr>
        <w:t xml:space="preserve">. </w:t>
      </w:r>
      <w:r w:rsidR="000B36FF" w:rsidRPr="00FC434F">
        <w:rPr>
          <w:rFonts w:cs="Arial"/>
          <w:shd w:val="clear" w:color="auto" w:fill="FFFFFF"/>
        </w:rPr>
        <w:t>The results obtained from this study showed that</w:t>
      </w:r>
      <w:r w:rsidR="000B36FF" w:rsidRPr="00FC434F">
        <w:t xml:space="preserve"> </w:t>
      </w:r>
      <w:r w:rsidR="000B36FF" w:rsidRPr="00FC434F">
        <w:rPr>
          <w:rFonts w:cs="Arial"/>
          <w:shd w:val="clear" w:color="auto" w:fill="FFFFFF"/>
        </w:rPr>
        <w:t>the prediction accuracy observed for increasing k values follows a concave shape. However, t</w:t>
      </w:r>
      <w:r w:rsidR="00BF704D" w:rsidRPr="00FC434F">
        <w:rPr>
          <w:rFonts w:cs="Arial"/>
          <w:shd w:val="clear" w:color="auto" w:fill="FFFFFF"/>
        </w:rPr>
        <w:t>he important question wa</w:t>
      </w:r>
      <w:r w:rsidR="00A85F3C" w:rsidRPr="00FC434F">
        <w:rPr>
          <w:rFonts w:cs="Arial"/>
          <w:shd w:val="clear" w:color="auto" w:fill="FFFFFF"/>
        </w:rPr>
        <w:t>s</w:t>
      </w:r>
      <w:r w:rsidR="00033C1D" w:rsidRPr="00FC434F">
        <w:rPr>
          <w:rFonts w:cs="Arial"/>
          <w:shd w:val="clear" w:color="auto" w:fill="FFFFFF"/>
        </w:rPr>
        <w:t>,</w:t>
      </w:r>
      <w:r w:rsidR="00A85F3C" w:rsidRPr="00FC434F">
        <w:rPr>
          <w:rFonts w:cs="Arial"/>
          <w:shd w:val="clear" w:color="auto" w:fill="FFFFFF"/>
        </w:rPr>
        <w:t xml:space="preserve"> </w:t>
      </w:r>
      <w:r w:rsidRPr="00FC434F">
        <w:rPr>
          <w:rFonts w:cs="Arial"/>
          <w:shd w:val="clear" w:color="auto" w:fill="FFFFFF"/>
        </w:rPr>
        <w:t>which value to use for k</w:t>
      </w:r>
      <w:r w:rsidR="00571F95" w:rsidRPr="00FC434F">
        <w:rPr>
          <w:rFonts w:cs="Arial"/>
          <w:shd w:val="clear" w:color="auto" w:fill="FFFFFF"/>
        </w:rPr>
        <w:t xml:space="preserve"> (Christian &amp; George, 2014)</w:t>
      </w:r>
      <w:r w:rsidR="00033C1D" w:rsidRPr="00FC434F">
        <w:rPr>
          <w:rFonts w:cs="Arial"/>
          <w:shd w:val="clear" w:color="auto" w:fill="FFFFFF"/>
        </w:rPr>
        <w:t>?</w:t>
      </w:r>
    </w:p>
    <w:p w14:paraId="5D51AB4B" w14:textId="6E1970D8" w:rsidR="006A20F2" w:rsidRPr="00FC434F" w:rsidRDefault="006A20F2" w:rsidP="006A20F2">
      <w:r w:rsidRPr="00FC434F">
        <w:t xml:space="preserve">For </w:t>
      </w:r>
      <w:r w:rsidR="007B00BA">
        <w:t>e</w:t>
      </w:r>
      <w:r w:rsidRPr="00FC434F">
        <w:t xml:space="preserve">xample, </w:t>
      </w:r>
      <w:r w:rsidR="000C39E6" w:rsidRPr="00FC434F">
        <w:t>the</w:t>
      </w:r>
      <w:r w:rsidRPr="00FC434F">
        <w:t xml:space="preserve"> similarities between the pairs of users and items as computed using PC similarity, are </w:t>
      </w:r>
      <w:r w:rsidR="000C39E6" w:rsidRPr="00FC434F">
        <w:t>shown</w:t>
      </w:r>
      <w:r w:rsidR="00CD665F" w:rsidRPr="00FC434F">
        <w:t xml:space="preserve"> </w:t>
      </w:r>
      <w:r w:rsidR="007B00BA">
        <w:t>in Table 3</w:t>
      </w:r>
      <w:r w:rsidR="0043580D">
        <w:t>.</w:t>
      </w:r>
      <w:r w:rsidR="0043580D">
        <w:t>1</w:t>
      </w:r>
      <w:r w:rsidR="0043580D" w:rsidRPr="00FC434F">
        <w:t xml:space="preserve"> </w:t>
      </w:r>
      <w:r w:rsidRPr="00FC434F">
        <w:t>We can see that Eviwe’s taste in movies is very close to Fali’s (similarity of 0.922) but very different from Isaiah’s (similarity of −0.938). This means that Fali’s ratings can be trusted to predict Eviwe’s, and that Eviwe should discard Isaiah’s opinion on movies or consider the opposite</w:t>
      </w:r>
      <w:r w:rsidR="000D17F8" w:rsidRPr="00FC434F">
        <w:t xml:space="preserve"> (</w:t>
      </w:r>
      <w:r w:rsidR="00D1602F" w:rsidRPr="00FC434F">
        <w:t>Christian &amp; George, 2014</w:t>
      </w:r>
      <w:r w:rsidR="000D17F8" w:rsidRPr="00FC434F">
        <w:t>)</w:t>
      </w:r>
      <w:r w:rsidRPr="00FC434F">
        <w:t xml:space="preserve">. </w:t>
      </w:r>
    </w:p>
    <w:p w14:paraId="2F02945A" w14:textId="76970CC7" w:rsidR="006A20F2" w:rsidRPr="00FC434F" w:rsidRDefault="00AE264C" w:rsidP="008C1357">
      <w:pPr>
        <w:pStyle w:val="Heading5"/>
      </w:pPr>
      <w:r w:rsidRPr="00FC434F">
        <w:t>User-based Pearson correlation</w:t>
      </w:r>
      <w:del w:id="53" w:author="Sean Van Der Merwe" w:date="2020-11-23T10:28:00Z">
        <w:r w:rsidRPr="00FC434F" w:rsidDel="007B00BA">
          <w:delText xml:space="preserve"> </w:delText>
        </w:r>
      </w:del>
    </w:p>
    <w:tbl>
      <w:tblPr>
        <w:tblStyle w:val="TableGrid"/>
        <w:tblW w:w="0" w:type="auto"/>
        <w:tblLook w:val="04A0" w:firstRow="1" w:lastRow="0" w:firstColumn="1" w:lastColumn="0" w:noHBand="0" w:noVBand="1"/>
      </w:tblPr>
      <w:tblGrid>
        <w:gridCol w:w="2310"/>
        <w:gridCol w:w="2311"/>
        <w:gridCol w:w="2311"/>
        <w:gridCol w:w="2311"/>
      </w:tblGrid>
      <w:tr w:rsidR="006A20F2" w:rsidRPr="00FC434F" w14:paraId="6E795F59" w14:textId="77777777" w:rsidTr="0025026E">
        <w:tc>
          <w:tcPr>
            <w:tcW w:w="2310" w:type="dxa"/>
          </w:tcPr>
          <w:p w14:paraId="110200E9" w14:textId="77777777" w:rsidR="006A20F2" w:rsidRPr="00FC434F" w:rsidRDefault="006A20F2" w:rsidP="0025026E"/>
        </w:tc>
        <w:tc>
          <w:tcPr>
            <w:tcW w:w="2311" w:type="dxa"/>
          </w:tcPr>
          <w:p w14:paraId="14E9B7AC" w14:textId="77777777" w:rsidR="006A20F2" w:rsidRPr="00FC434F" w:rsidRDefault="006A20F2" w:rsidP="0025026E">
            <w:r w:rsidRPr="00FC434F">
              <w:t>Isaiah</w:t>
            </w:r>
          </w:p>
        </w:tc>
        <w:tc>
          <w:tcPr>
            <w:tcW w:w="2311" w:type="dxa"/>
          </w:tcPr>
          <w:p w14:paraId="653810D5" w14:textId="77777777" w:rsidR="006A20F2" w:rsidRPr="00FC434F" w:rsidRDefault="006A20F2" w:rsidP="0025026E">
            <w:r w:rsidRPr="00FC434F">
              <w:t>Eviwe</w:t>
            </w:r>
          </w:p>
        </w:tc>
        <w:tc>
          <w:tcPr>
            <w:tcW w:w="2311" w:type="dxa"/>
          </w:tcPr>
          <w:p w14:paraId="32EAA2EE" w14:textId="77777777" w:rsidR="006A20F2" w:rsidRPr="00FC434F" w:rsidRDefault="006A20F2" w:rsidP="0025026E">
            <w:r w:rsidRPr="00FC434F">
              <w:t>Fali</w:t>
            </w:r>
          </w:p>
        </w:tc>
      </w:tr>
      <w:tr w:rsidR="006A20F2" w:rsidRPr="00FC434F" w14:paraId="5FE676FA" w14:textId="77777777" w:rsidTr="0025026E">
        <w:tc>
          <w:tcPr>
            <w:tcW w:w="2310" w:type="dxa"/>
          </w:tcPr>
          <w:p w14:paraId="414BBFD6" w14:textId="77777777" w:rsidR="006A20F2" w:rsidRPr="00FC434F" w:rsidRDefault="006A20F2" w:rsidP="0025026E">
            <w:r w:rsidRPr="00FC434F">
              <w:t>Isaiah</w:t>
            </w:r>
          </w:p>
        </w:tc>
        <w:tc>
          <w:tcPr>
            <w:tcW w:w="2311" w:type="dxa"/>
          </w:tcPr>
          <w:p w14:paraId="120B3ACE" w14:textId="77777777" w:rsidR="006A20F2" w:rsidRPr="00FC434F" w:rsidRDefault="006A20F2" w:rsidP="0025026E">
            <w:r w:rsidRPr="00FC434F">
              <w:t>1.000</w:t>
            </w:r>
          </w:p>
        </w:tc>
        <w:tc>
          <w:tcPr>
            <w:tcW w:w="2311" w:type="dxa"/>
          </w:tcPr>
          <w:p w14:paraId="53DB9DF1" w14:textId="77777777" w:rsidR="006A20F2" w:rsidRPr="00FC434F" w:rsidRDefault="006A20F2" w:rsidP="0025026E">
            <w:r w:rsidRPr="00FC434F">
              <w:t>-0.938</w:t>
            </w:r>
          </w:p>
        </w:tc>
        <w:tc>
          <w:tcPr>
            <w:tcW w:w="2311" w:type="dxa"/>
          </w:tcPr>
          <w:p w14:paraId="2B470DBB" w14:textId="77777777" w:rsidR="006A20F2" w:rsidRPr="00FC434F" w:rsidRDefault="006A20F2" w:rsidP="0025026E">
            <w:r w:rsidRPr="00FC434F">
              <w:t>-0.839</w:t>
            </w:r>
          </w:p>
        </w:tc>
      </w:tr>
      <w:tr w:rsidR="006A20F2" w:rsidRPr="00FC434F" w14:paraId="0E77CD61" w14:textId="77777777" w:rsidTr="0025026E">
        <w:tc>
          <w:tcPr>
            <w:tcW w:w="2310" w:type="dxa"/>
          </w:tcPr>
          <w:p w14:paraId="276F4FEE" w14:textId="77777777" w:rsidR="006A20F2" w:rsidRPr="00FC434F" w:rsidRDefault="006A20F2" w:rsidP="0025026E">
            <w:r w:rsidRPr="00FC434F">
              <w:t>Eviwe</w:t>
            </w:r>
          </w:p>
        </w:tc>
        <w:tc>
          <w:tcPr>
            <w:tcW w:w="2311" w:type="dxa"/>
          </w:tcPr>
          <w:p w14:paraId="745A21A5" w14:textId="77777777" w:rsidR="006A20F2" w:rsidRPr="00FC434F" w:rsidRDefault="006A20F2" w:rsidP="0025026E">
            <w:r w:rsidRPr="00FC434F">
              <w:t>-0.938</w:t>
            </w:r>
          </w:p>
        </w:tc>
        <w:tc>
          <w:tcPr>
            <w:tcW w:w="2311" w:type="dxa"/>
          </w:tcPr>
          <w:p w14:paraId="40C99C05" w14:textId="77777777" w:rsidR="006A20F2" w:rsidRPr="00FC434F" w:rsidRDefault="006A20F2" w:rsidP="0025026E">
            <w:r w:rsidRPr="00FC434F">
              <w:t>1.000</w:t>
            </w:r>
          </w:p>
        </w:tc>
        <w:tc>
          <w:tcPr>
            <w:tcW w:w="2311" w:type="dxa"/>
          </w:tcPr>
          <w:p w14:paraId="11734702" w14:textId="77777777" w:rsidR="006A20F2" w:rsidRPr="00FC434F" w:rsidRDefault="006A20F2" w:rsidP="0025026E">
            <w:r w:rsidRPr="00FC434F">
              <w:t>0.922</w:t>
            </w:r>
          </w:p>
        </w:tc>
      </w:tr>
      <w:tr w:rsidR="006A20F2" w:rsidRPr="00FC434F" w14:paraId="406AD86F" w14:textId="77777777" w:rsidTr="0025026E">
        <w:tc>
          <w:tcPr>
            <w:tcW w:w="2310" w:type="dxa"/>
          </w:tcPr>
          <w:p w14:paraId="250EB7D0" w14:textId="77777777" w:rsidR="006A20F2" w:rsidRPr="00FC434F" w:rsidRDefault="006A20F2" w:rsidP="0025026E">
            <w:r w:rsidRPr="00FC434F">
              <w:t>Fali</w:t>
            </w:r>
          </w:p>
        </w:tc>
        <w:tc>
          <w:tcPr>
            <w:tcW w:w="2311" w:type="dxa"/>
          </w:tcPr>
          <w:p w14:paraId="40AE7B88" w14:textId="77777777" w:rsidR="006A20F2" w:rsidRPr="00FC434F" w:rsidRDefault="006A20F2" w:rsidP="0025026E">
            <w:r w:rsidRPr="00FC434F">
              <w:t>-0.839</w:t>
            </w:r>
          </w:p>
        </w:tc>
        <w:tc>
          <w:tcPr>
            <w:tcW w:w="2311" w:type="dxa"/>
          </w:tcPr>
          <w:p w14:paraId="00C5E980" w14:textId="77777777" w:rsidR="006A20F2" w:rsidRPr="00FC434F" w:rsidRDefault="006A20F2" w:rsidP="0025026E">
            <w:r w:rsidRPr="00FC434F">
              <w:t>0.922</w:t>
            </w:r>
          </w:p>
        </w:tc>
        <w:tc>
          <w:tcPr>
            <w:tcW w:w="2311" w:type="dxa"/>
          </w:tcPr>
          <w:p w14:paraId="439B85DA" w14:textId="77777777" w:rsidR="006A20F2" w:rsidRPr="00FC434F" w:rsidRDefault="006A20F2" w:rsidP="0025026E">
            <w:r w:rsidRPr="00FC434F">
              <w:t>1.000</w:t>
            </w:r>
          </w:p>
        </w:tc>
      </w:tr>
    </w:tbl>
    <w:p w14:paraId="5DFDF044" w14:textId="77777777" w:rsidR="006A20F2" w:rsidRPr="00FC434F" w:rsidRDefault="006A20F2" w:rsidP="006A20F2"/>
    <w:p w14:paraId="4CB6AE4E" w14:textId="1EA23028" w:rsidR="00434FC7" w:rsidRPr="00FC434F" w:rsidRDefault="00CD5168" w:rsidP="00434FC7">
      <w:r w:rsidRPr="00FC434F">
        <w:t>Christian and George’s r</w:t>
      </w:r>
      <w:r w:rsidR="00637660" w:rsidRPr="00FC434F">
        <w:t>esults also showed that</w:t>
      </w:r>
      <w:r w:rsidR="006A20F2" w:rsidRPr="00FC434F">
        <w:t xml:space="preserve"> people that like “The Terminator 2” also like</w:t>
      </w:r>
      <w:r w:rsidR="00DA1D77" w:rsidRPr="00FC434F">
        <w:t>d</w:t>
      </w:r>
      <w:r w:rsidR="006A20F2" w:rsidRPr="00FC434F">
        <w:t xml:space="preserve"> “Jurassic Park</w:t>
      </w:r>
      <w:r w:rsidR="000C39E6" w:rsidRPr="00FC434F">
        <w:t>”.</w:t>
      </w:r>
      <w:r w:rsidR="006A20F2" w:rsidRPr="00FC434F">
        <w:t xml:space="preserve"> </w:t>
      </w:r>
      <w:r w:rsidR="004334F8" w:rsidRPr="00FC434F">
        <w:t xml:space="preserve">These were based on the similarity coefficients outlined in </w:t>
      </w:r>
      <w:r w:rsidR="007B00BA">
        <w:t>Table 3.?</w:t>
      </w:r>
      <w:r w:rsidR="004334F8" w:rsidRPr="00FC434F">
        <w:t xml:space="preserve">. </w:t>
      </w:r>
      <w:r w:rsidR="000370EB" w:rsidRPr="00FC434F">
        <w:t>In addition, i</w:t>
      </w:r>
      <w:r w:rsidR="00454AFE" w:rsidRPr="00FC434F">
        <w:t>t was well n</w:t>
      </w:r>
      <w:r w:rsidR="006A20F2" w:rsidRPr="00FC434F">
        <w:t>ote</w:t>
      </w:r>
      <w:r w:rsidR="00454AFE" w:rsidRPr="00FC434F">
        <w:t>d</w:t>
      </w:r>
      <w:r w:rsidR="006A20F2" w:rsidRPr="00FC434F">
        <w:t xml:space="preserve"> that these </w:t>
      </w:r>
      <w:r w:rsidR="00454AFE" w:rsidRPr="00FC434F">
        <w:t xml:space="preserve">discovered </w:t>
      </w:r>
      <w:r w:rsidR="006A20F2" w:rsidRPr="00FC434F">
        <w:t xml:space="preserve">relations were </w:t>
      </w:r>
      <w:r w:rsidR="000370EB" w:rsidRPr="00FC434F">
        <w:t xml:space="preserve">based on customers who had no prior knowledge </w:t>
      </w:r>
      <w:r w:rsidR="006A20F2" w:rsidRPr="00FC434F">
        <w:t>of the genre, director or actors of these movies.</w:t>
      </w:r>
      <w:r w:rsidR="004334F8" w:rsidRPr="00FC434F">
        <w:t xml:space="preserve"> </w:t>
      </w:r>
    </w:p>
    <w:p w14:paraId="3684C189" w14:textId="026A2383" w:rsidR="006A20F2" w:rsidRPr="00FC434F" w:rsidRDefault="00434FC7" w:rsidP="00434FC7">
      <w:pPr>
        <w:pStyle w:val="Heading5"/>
        <w:pPrChange w:id="54" w:author="Mposhomali Ti" w:date="2020-11-24T06:45:00Z">
          <w:pPr>
            <w:pStyle w:val="Heading5"/>
            <w:numPr>
              <w:ilvl w:val="0"/>
              <w:numId w:val="0"/>
            </w:numPr>
          </w:pPr>
        </w:pPrChange>
      </w:pPr>
      <w:r w:rsidRPr="00FC434F">
        <w:t>Item-based Pearson correlation</w:t>
      </w:r>
    </w:p>
    <w:tbl>
      <w:tblPr>
        <w:tblStyle w:val="TableGrid"/>
        <w:tblW w:w="10362" w:type="dxa"/>
        <w:tblLook w:val="04A0" w:firstRow="1" w:lastRow="0" w:firstColumn="1" w:lastColumn="0" w:noHBand="0" w:noVBand="1"/>
      </w:tblPr>
      <w:tblGrid>
        <w:gridCol w:w="2589"/>
        <w:gridCol w:w="2481"/>
        <w:gridCol w:w="2701"/>
        <w:gridCol w:w="2591"/>
      </w:tblGrid>
      <w:tr w:rsidR="006A20F2" w:rsidRPr="00FC434F" w14:paraId="048FE239" w14:textId="77777777" w:rsidTr="00434FC7">
        <w:trPr>
          <w:trHeight w:val="220"/>
        </w:trPr>
        <w:tc>
          <w:tcPr>
            <w:tcW w:w="2589" w:type="dxa"/>
          </w:tcPr>
          <w:p w14:paraId="1E0185F4" w14:textId="77777777" w:rsidR="006A20F2" w:rsidRPr="00FC434F" w:rsidRDefault="006A20F2" w:rsidP="0025026E"/>
        </w:tc>
        <w:tc>
          <w:tcPr>
            <w:tcW w:w="2481" w:type="dxa"/>
          </w:tcPr>
          <w:p w14:paraId="3B7CABAC" w14:textId="77777777" w:rsidR="006A20F2" w:rsidRPr="00FC434F" w:rsidRDefault="006A20F2" w:rsidP="0025026E">
            <w:r w:rsidRPr="00FC434F">
              <w:rPr>
                <w:rFonts w:ascii="Helvetica" w:hAnsi="Helvetica" w:cs="Helvetica"/>
                <w:sz w:val="21"/>
                <w:szCs w:val="21"/>
                <w:shd w:val="clear" w:color="auto" w:fill="FFFFFF"/>
              </w:rPr>
              <w:t>Terminator 2: Judgment Day (1991)</w:t>
            </w:r>
          </w:p>
        </w:tc>
        <w:tc>
          <w:tcPr>
            <w:tcW w:w="2701" w:type="dxa"/>
          </w:tcPr>
          <w:p w14:paraId="38D2AAA5" w14:textId="77777777" w:rsidR="006A20F2" w:rsidRPr="00FC434F" w:rsidRDefault="006A20F2" w:rsidP="0025026E">
            <w:r w:rsidRPr="00FC434F">
              <w:rPr>
                <w:rFonts w:ascii="Helvetica" w:hAnsi="Helvetica" w:cs="Helvetica"/>
                <w:sz w:val="21"/>
                <w:szCs w:val="21"/>
                <w:shd w:val="clear" w:color="auto" w:fill="FFFFFF"/>
              </w:rPr>
              <w:t>Lord of the Rings: The Two Towers, The (2002)</w:t>
            </w:r>
          </w:p>
        </w:tc>
        <w:tc>
          <w:tcPr>
            <w:tcW w:w="2591" w:type="dxa"/>
          </w:tcPr>
          <w:p w14:paraId="04E94886" w14:textId="77777777" w:rsidR="006A20F2" w:rsidRPr="00FC434F" w:rsidRDefault="006A20F2" w:rsidP="0025026E">
            <w:r w:rsidRPr="00FC434F">
              <w:rPr>
                <w:rFonts w:ascii="Helvetica" w:hAnsi="Helvetica" w:cs="Helvetica"/>
                <w:sz w:val="21"/>
                <w:szCs w:val="21"/>
                <w:shd w:val="clear" w:color="auto" w:fill="FFFFFF"/>
              </w:rPr>
              <w:t>Jurassic Park (1993)</w:t>
            </w:r>
          </w:p>
        </w:tc>
      </w:tr>
      <w:tr w:rsidR="006A20F2" w:rsidRPr="00FC434F" w14:paraId="13DE0D71" w14:textId="77777777" w:rsidTr="00434FC7">
        <w:trPr>
          <w:trHeight w:val="160"/>
        </w:trPr>
        <w:tc>
          <w:tcPr>
            <w:tcW w:w="2589" w:type="dxa"/>
          </w:tcPr>
          <w:p w14:paraId="1EE65843" w14:textId="77777777" w:rsidR="006A20F2" w:rsidRPr="00FC434F" w:rsidRDefault="006A20F2" w:rsidP="0025026E">
            <w:r w:rsidRPr="00FC434F">
              <w:rPr>
                <w:rFonts w:ascii="Helvetica" w:hAnsi="Helvetica" w:cs="Helvetica"/>
                <w:sz w:val="21"/>
                <w:szCs w:val="21"/>
                <w:shd w:val="clear" w:color="auto" w:fill="FFFFFF"/>
              </w:rPr>
              <w:t>Terminator 2: Judgment Day (1991)</w:t>
            </w:r>
          </w:p>
        </w:tc>
        <w:tc>
          <w:tcPr>
            <w:tcW w:w="2481" w:type="dxa"/>
          </w:tcPr>
          <w:p w14:paraId="05D4B49F" w14:textId="77777777" w:rsidR="006A20F2" w:rsidRPr="00FC434F" w:rsidRDefault="006A20F2" w:rsidP="0025026E">
            <w:r w:rsidRPr="00FC434F">
              <w:t>1.000</w:t>
            </w:r>
          </w:p>
        </w:tc>
        <w:tc>
          <w:tcPr>
            <w:tcW w:w="2701" w:type="dxa"/>
          </w:tcPr>
          <w:p w14:paraId="4C21E6AB" w14:textId="77777777" w:rsidR="006A20F2" w:rsidRPr="00FC434F" w:rsidRDefault="006A20F2" w:rsidP="0025026E">
            <w:r w:rsidRPr="00FC434F">
              <w:t>-0.943</w:t>
            </w:r>
          </w:p>
        </w:tc>
        <w:tc>
          <w:tcPr>
            <w:tcW w:w="2591" w:type="dxa"/>
          </w:tcPr>
          <w:p w14:paraId="4B9AFCB8" w14:textId="77777777" w:rsidR="006A20F2" w:rsidRPr="00FC434F" w:rsidRDefault="006A20F2" w:rsidP="0025026E">
            <w:r w:rsidRPr="00FC434F">
              <w:t>0.882</w:t>
            </w:r>
          </w:p>
        </w:tc>
      </w:tr>
      <w:tr w:rsidR="006A20F2" w:rsidRPr="00FC434F" w14:paraId="1114181B" w14:textId="77777777" w:rsidTr="00434FC7">
        <w:trPr>
          <w:trHeight w:val="243"/>
        </w:trPr>
        <w:tc>
          <w:tcPr>
            <w:tcW w:w="2589" w:type="dxa"/>
          </w:tcPr>
          <w:p w14:paraId="48B65F6C" w14:textId="77777777" w:rsidR="006A20F2" w:rsidRPr="00FC434F" w:rsidRDefault="006A20F2" w:rsidP="0025026E">
            <w:r w:rsidRPr="00FC434F">
              <w:rPr>
                <w:rFonts w:ascii="Helvetica" w:hAnsi="Helvetica" w:cs="Helvetica"/>
                <w:sz w:val="21"/>
                <w:szCs w:val="21"/>
                <w:shd w:val="clear" w:color="auto" w:fill="FFFFFF"/>
              </w:rPr>
              <w:t>Lord of the Rings: The Two Towers, The (2002)</w:t>
            </w:r>
          </w:p>
        </w:tc>
        <w:tc>
          <w:tcPr>
            <w:tcW w:w="2481" w:type="dxa"/>
          </w:tcPr>
          <w:p w14:paraId="177794FE" w14:textId="77777777" w:rsidR="006A20F2" w:rsidRPr="00FC434F" w:rsidRDefault="006A20F2" w:rsidP="0025026E">
            <w:r w:rsidRPr="00FC434F">
              <w:t>-0.943</w:t>
            </w:r>
          </w:p>
        </w:tc>
        <w:tc>
          <w:tcPr>
            <w:tcW w:w="2701" w:type="dxa"/>
          </w:tcPr>
          <w:p w14:paraId="619B972F" w14:textId="77777777" w:rsidR="006A20F2" w:rsidRPr="00FC434F" w:rsidRDefault="006A20F2" w:rsidP="0025026E">
            <w:r w:rsidRPr="00FC434F">
              <w:t>1.000</w:t>
            </w:r>
          </w:p>
        </w:tc>
        <w:tc>
          <w:tcPr>
            <w:tcW w:w="2591" w:type="dxa"/>
          </w:tcPr>
          <w:p w14:paraId="2903C7C8" w14:textId="77777777" w:rsidR="006A20F2" w:rsidRPr="00FC434F" w:rsidRDefault="006A20F2" w:rsidP="0025026E">
            <w:r w:rsidRPr="00FC434F">
              <w:t>-0.625</w:t>
            </w:r>
          </w:p>
        </w:tc>
      </w:tr>
      <w:tr w:rsidR="006A20F2" w:rsidRPr="00FC434F" w14:paraId="6133B650" w14:textId="77777777" w:rsidTr="00434FC7">
        <w:trPr>
          <w:trHeight w:val="116"/>
        </w:trPr>
        <w:tc>
          <w:tcPr>
            <w:tcW w:w="2589" w:type="dxa"/>
          </w:tcPr>
          <w:p w14:paraId="4AED6C1F" w14:textId="77777777" w:rsidR="006A20F2" w:rsidRPr="00FC434F" w:rsidRDefault="006A20F2" w:rsidP="0025026E">
            <w:r w:rsidRPr="00FC434F">
              <w:rPr>
                <w:rFonts w:ascii="Helvetica" w:hAnsi="Helvetica" w:cs="Helvetica"/>
                <w:sz w:val="21"/>
                <w:szCs w:val="21"/>
                <w:shd w:val="clear" w:color="auto" w:fill="FFFFFF"/>
              </w:rPr>
              <w:t>Jurassic Park (1993)</w:t>
            </w:r>
          </w:p>
        </w:tc>
        <w:tc>
          <w:tcPr>
            <w:tcW w:w="2481" w:type="dxa"/>
          </w:tcPr>
          <w:p w14:paraId="1159B077" w14:textId="77777777" w:rsidR="006A20F2" w:rsidRPr="00FC434F" w:rsidRDefault="006A20F2" w:rsidP="0025026E">
            <w:r w:rsidRPr="00FC434F">
              <w:t>0.882</w:t>
            </w:r>
          </w:p>
        </w:tc>
        <w:tc>
          <w:tcPr>
            <w:tcW w:w="2701" w:type="dxa"/>
          </w:tcPr>
          <w:p w14:paraId="38D3787B" w14:textId="77777777" w:rsidR="006A20F2" w:rsidRPr="00FC434F" w:rsidRDefault="006A20F2" w:rsidP="0025026E">
            <w:r w:rsidRPr="00FC434F">
              <w:t>-0.625</w:t>
            </w:r>
          </w:p>
        </w:tc>
        <w:tc>
          <w:tcPr>
            <w:tcW w:w="2591" w:type="dxa"/>
          </w:tcPr>
          <w:p w14:paraId="23C1E9D1" w14:textId="77777777" w:rsidR="006A20F2" w:rsidRPr="00FC434F" w:rsidRDefault="006A20F2" w:rsidP="0025026E">
            <w:r w:rsidRPr="00FC434F">
              <w:t>1.000</w:t>
            </w:r>
          </w:p>
        </w:tc>
      </w:tr>
    </w:tbl>
    <w:p w14:paraId="11A2D4B8" w14:textId="77777777" w:rsidR="007B00BA" w:rsidRDefault="007B00BA" w:rsidP="006A20F2"/>
    <w:p w14:paraId="6FC8275C" w14:textId="442D1C48" w:rsidR="006A20F2" w:rsidRPr="00FC434F" w:rsidRDefault="00060C98" w:rsidP="006A20F2">
      <w:r w:rsidRPr="00FC434F">
        <w:lastRenderedPageBreak/>
        <w:t>R</w:t>
      </w:r>
      <w:r w:rsidR="002A0776" w:rsidRPr="00FC434F">
        <w:t>ating prediction accuracy using</w:t>
      </w:r>
      <w:r w:rsidR="006A20F2" w:rsidRPr="00FC434F">
        <w:t xml:space="preserve"> Pearson </w:t>
      </w:r>
      <w:r w:rsidR="00D17507" w:rsidRPr="00FC434F">
        <w:t>Correlation</w:t>
      </w:r>
      <w:r w:rsidRPr="00FC434F">
        <w:t xml:space="preserve"> </w:t>
      </w:r>
      <w:r w:rsidR="002A0776" w:rsidRPr="00FC434F">
        <w:t xml:space="preserve">coefficient </w:t>
      </w:r>
      <w:r w:rsidRPr="00FC434F">
        <w:t>(PC</w:t>
      </w:r>
      <w:r w:rsidR="00DB2C7B" w:rsidRPr="00FC434F">
        <w:t>C</w:t>
      </w:r>
      <w:r w:rsidR="002A0776" w:rsidRPr="00FC434F">
        <w:t>) method</w:t>
      </w:r>
      <w:r w:rsidRPr="00FC434F">
        <w:t>:</w:t>
      </w:r>
      <w:r w:rsidR="006A20F2" w:rsidRPr="00FC434F">
        <w:t xml:space="preserve"> </w:t>
      </w:r>
      <w:r w:rsidR="00441137" w:rsidRPr="00FC434F">
        <w:rPr>
          <w:rFonts w:cs="Arial"/>
          <w:shd w:val="clear" w:color="auto" w:fill="FFFFFF"/>
        </w:rPr>
        <w:t>The survey</w:t>
      </w:r>
      <w:r w:rsidR="00100044" w:rsidRPr="00FC434F">
        <w:t xml:space="preserve"> showed r</w:t>
      </w:r>
      <w:r w:rsidR="006A20F2" w:rsidRPr="00FC434F">
        <w:t>esults for prediction</w:t>
      </w:r>
      <w:r w:rsidR="00666FCF" w:rsidRPr="00FC434F">
        <w:t xml:space="preserve">s using an increasing </w:t>
      </w:r>
      <w:r w:rsidR="006A20F2" w:rsidRPr="00FC434F">
        <w:t>k.</w:t>
      </w:r>
    </w:p>
    <w:tbl>
      <w:tblPr>
        <w:tblStyle w:val="TableGrid"/>
        <w:tblW w:w="3697" w:type="dxa"/>
        <w:tblLook w:val="04A0" w:firstRow="1" w:lastRow="0" w:firstColumn="1" w:lastColumn="0" w:noHBand="0" w:noVBand="1"/>
      </w:tblPr>
      <w:tblGrid>
        <w:gridCol w:w="1848"/>
        <w:gridCol w:w="1849"/>
      </w:tblGrid>
      <w:tr w:rsidR="006A20F2" w:rsidRPr="00FC434F" w14:paraId="3BDCC86E" w14:textId="77777777" w:rsidTr="0025026E">
        <w:trPr>
          <w:trHeight w:val="537"/>
        </w:trPr>
        <w:tc>
          <w:tcPr>
            <w:tcW w:w="1848" w:type="dxa"/>
          </w:tcPr>
          <w:p w14:paraId="6C9AD7D9" w14:textId="77777777" w:rsidR="006A20F2" w:rsidRPr="00FC434F" w:rsidRDefault="006A20F2" w:rsidP="0025026E">
            <m:oMathPara>
              <m:oMath>
                <m:r>
                  <w:rPr>
                    <w:rFonts w:ascii="Cambria Math" w:hAnsi="Cambria Math"/>
                  </w:rPr>
                  <m:t>k</m:t>
                </m:r>
              </m:oMath>
            </m:oMathPara>
          </w:p>
        </w:tc>
        <w:tc>
          <w:tcPr>
            <w:tcW w:w="1849" w:type="dxa"/>
          </w:tcPr>
          <w:p w14:paraId="0B57A189" w14:textId="7931E1E6" w:rsidR="006A20F2" w:rsidRPr="00FC434F" w:rsidRDefault="006A20F2" w:rsidP="0025026E">
            <w:r w:rsidRPr="00FC434F">
              <w:t>PC</w:t>
            </w:r>
            <w:r w:rsidR="00DB2C7B" w:rsidRPr="00FC434F">
              <w:t>C</w:t>
            </w:r>
          </w:p>
        </w:tc>
      </w:tr>
      <w:tr w:rsidR="006A20F2" w:rsidRPr="00FC434F" w14:paraId="09BEB8A2" w14:textId="77777777" w:rsidTr="0025026E">
        <w:trPr>
          <w:trHeight w:val="537"/>
        </w:trPr>
        <w:tc>
          <w:tcPr>
            <w:tcW w:w="1848" w:type="dxa"/>
          </w:tcPr>
          <w:p w14:paraId="2001FEA0" w14:textId="77777777" w:rsidR="006A20F2" w:rsidRPr="00FC434F" w:rsidRDefault="006A20F2" w:rsidP="0025026E">
            <w:r w:rsidRPr="00FC434F">
              <w:t>5</w:t>
            </w:r>
          </w:p>
        </w:tc>
        <w:tc>
          <w:tcPr>
            <w:tcW w:w="1849" w:type="dxa"/>
          </w:tcPr>
          <w:p w14:paraId="079211BA" w14:textId="77777777" w:rsidR="006A20F2" w:rsidRPr="00FC434F" w:rsidRDefault="006A20F2" w:rsidP="0025026E">
            <w:r w:rsidRPr="00FC434F">
              <w:t>0.7829</w:t>
            </w:r>
          </w:p>
        </w:tc>
      </w:tr>
      <w:tr w:rsidR="006A20F2" w:rsidRPr="00FC434F" w14:paraId="205157EA" w14:textId="77777777" w:rsidTr="0025026E">
        <w:trPr>
          <w:trHeight w:val="537"/>
        </w:trPr>
        <w:tc>
          <w:tcPr>
            <w:tcW w:w="1848" w:type="dxa"/>
          </w:tcPr>
          <w:p w14:paraId="74BDCAD5" w14:textId="77777777" w:rsidR="006A20F2" w:rsidRPr="00FC434F" w:rsidRDefault="006A20F2" w:rsidP="0025026E">
            <w:r w:rsidRPr="00FC434F">
              <w:t>10</w:t>
            </w:r>
          </w:p>
        </w:tc>
        <w:tc>
          <w:tcPr>
            <w:tcW w:w="1849" w:type="dxa"/>
          </w:tcPr>
          <w:p w14:paraId="301B3F1F" w14:textId="77777777" w:rsidR="006A20F2" w:rsidRPr="00FC434F" w:rsidRDefault="006A20F2" w:rsidP="0025026E">
            <w:r w:rsidRPr="00FC434F">
              <w:t>0.7618</w:t>
            </w:r>
          </w:p>
        </w:tc>
      </w:tr>
      <w:tr w:rsidR="006A20F2" w:rsidRPr="00FC434F" w14:paraId="5F4BDA9B" w14:textId="77777777" w:rsidTr="0025026E">
        <w:trPr>
          <w:trHeight w:val="537"/>
        </w:trPr>
        <w:tc>
          <w:tcPr>
            <w:tcW w:w="1848" w:type="dxa"/>
          </w:tcPr>
          <w:p w14:paraId="6BA662B4" w14:textId="77777777" w:rsidR="006A20F2" w:rsidRPr="00FC434F" w:rsidRDefault="006A20F2" w:rsidP="0025026E">
            <w:r w:rsidRPr="00FC434F">
              <w:t>20</w:t>
            </w:r>
          </w:p>
        </w:tc>
        <w:tc>
          <w:tcPr>
            <w:tcW w:w="1849" w:type="dxa"/>
          </w:tcPr>
          <w:p w14:paraId="69258428" w14:textId="77777777" w:rsidR="006A20F2" w:rsidRPr="00FC434F" w:rsidRDefault="006A20F2" w:rsidP="0025026E">
            <w:r w:rsidRPr="00FC434F">
              <w:t>0.7545</w:t>
            </w:r>
          </w:p>
        </w:tc>
      </w:tr>
      <w:tr w:rsidR="006A20F2" w:rsidRPr="00FC434F" w14:paraId="4342F80E" w14:textId="77777777" w:rsidTr="0025026E">
        <w:trPr>
          <w:trHeight w:val="537"/>
        </w:trPr>
        <w:tc>
          <w:tcPr>
            <w:tcW w:w="1848" w:type="dxa"/>
          </w:tcPr>
          <w:p w14:paraId="7C0E519C" w14:textId="77777777" w:rsidR="006A20F2" w:rsidRPr="00FC434F" w:rsidRDefault="006A20F2" w:rsidP="0025026E">
            <w:r w:rsidRPr="00FC434F">
              <w:t>60</w:t>
            </w:r>
          </w:p>
        </w:tc>
        <w:tc>
          <w:tcPr>
            <w:tcW w:w="1849" w:type="dxa"/>
          </w:tcPr>
          <w:p w14:paraId="4C5DBDB0" w14:textId="77777777" w:rsidR="006A20F2" w:rsidRPr="00FC434F" w:rsidRDefault="006A20F2" w:rsidP="0025026E">
            <w:r w:rsidRPr="00FC434F">
              <w:t>0.7518</w:t>
            </w:r>
          </w:p>
        </w:tc>
      </w:tr>
    </w:tbl>
    <w:p w14:paraId="7B33193C" w14:textId="6760B24E" w:rsidR="006A20F2" w:rsidRPr="00FC434F" w:rsidRDefault="00D30194" w:rsidP="006A20F2">
      <w:r w:rsidRPr="00FC434F">
        <w:t xml:space="preserve">These results show that, </w:t>
      </w:r>
      <w:r w:rsidR="000F3C2C" w:rsidRPr="00FC434F">
        <w:t>when a small k (e.g. k &lt; 20) is used to limit the number of neighbours, the pre</w:t>
      </w:r>
      <w:r w:rsidR="006D02C4" w:rsidRPr="00FC434F">
        <w:t>diction accuracy is usually lower</w:t>
      </w:r>
      <w:r w:rsidR="000F3C2C" w:rsidRPr="00FC434F">
        <w:t xml:space="preserve">. As k increases, </w:t>
      </w:r>
      <w:r w:rsidR="006D02C4" w:rsidRPr="00FC434F">
        <w:t xml:space="preserve">the prediction is made by </w:t>
      </w:r>
      <w:r w:rsidR="000F3C2C" w:rsidRPr="00FC434F">
        <w:t>more neighbours and the</w:t>
      </w:r>
      <w:r w:rsidR="006D02C4" w:rsidRPr="00FC434F">
        <w:t>n averages the variance introduced by individual neighbours</w:t>
      </w:r>
      <w:r w:rsidR="000F3C2C" w:rsidRPr="00FC434F">
        <w:t xml:space="preserve">. As a result, the prediction accuracy improves. Finally, the accuracy usually drops when too many neighbours </w:t>
      </w:r>
      <w:r w:rsidR="00D9001D" w:rsidRPr="00FC434F">
        <w:t>are used in the prediction e.g.</w:t>
      </w:r>
      <w:r w:rsidR="000F3C2C" w:rsidRPr="00FC434F">
        <w:t xml:space="preserve"> k &gt; 50</w:t>
      </w:r>
      <w:r w:rsidR="00D9001D" w:rsidRPr="00FC434F">
        <w:t xml:space="preserve"> in this example</w:t>
      </w:r>
      <w:r w:rsidR="00FA0B0E" w:rsidRPr="00FC434F">
        <w:t xml:space="preserve"> (</w:t>
      </w:r>
      <w:r w:rsidR="00D1602F" w:rsidRPr="00FC434F">
        <w:t>Christian &amp; George, 2014</w:t>
      </w:r>
      <w:r w:rsidR="00FA0B0E" w:rsidRPr="00FC434F">
        <w:t>)</w:t>
      </w:r>
      <w:r w:rsidR="000F3C2C" w:rsidRPr="00FC434F">
        <w:t>.</w:t>
      </w:r>
    </w:p>
    <w:p w14:paraId="725BFF11" w14:textId="77777777" w:rsidR="00E7224D" w:rsidRPr="00FC434F" w:rsidRDefault="003A3503" w:rsidP="007B5C15">
      <w:pPr>
        <w:pStyle w:val="Heading3"/>
      </w:pPr>
      <w:bookmarkStart w:id="55" w:name="_Toc56766020"/>
      <w:r w:rsidRPr="00FC434F">
        <w:t>Hybrid Collaborative filtering</w:t>
      </w:r>
      <w:bookmarkEnd w:id="55"/>
      <w:r w:rsidRPr="00FC434F">
        <w:t xml:space="preserve"> </w:t>
      </w:r>
    </w:p>
    <w:p w14:paraId="4E551B26" w14:textId="407D42C2" w:rsidR="006A20F2" w:rsidRPr="00FC434F" w:rsidRDefault="006A20F2" w:rsidP="007B5C15">
      <w:r w:rsidRPr="00FC434F">
        <w:t xml:space="preserve">Matrix </w:t>
      </w:r>
      <w:r w:rsidR="005D656F">
        <w:t>factorisation</w:t>
      </w:r>
      <w:r w:rsidRPr="00FC434F">
        <w:t xml:space="preserve"> and neighbourhood-based methods fulfil the sole purpose of recommender systems, that of providing recommendations to users, but the quality of the recommendations is of great importance in this matter as well. It is true that MF methods yield </w:t>
      </w:r>
      <w:r w:rsidR="00DF2DDC">
        <w:t>more</w:t>
      </w:r>
      <w:r w:rsidR="00DF2DDC" w:rsidRPr="00FC434F">
        <w:t xml:space="preserve"> </w:t>
      </w:r>
      <w:r w:rsidRPr="00FC434F">
        <w:t>accurate predictions than neighbour-based methods, but there is always more room for improvement here too.</w:t>
      </w:r>
    </w:p>
    <w:p w14:paraId="31FF50E7" w14:textId="20CE764A" w:rsidR="006A20F2" w:rsidRPr="00FC434F" w:rsidRDefault="006344E9" w:rsidP="007B5C15">
      <w:r w:rsidRPr="00FC434F">
        <w:t xml:space="preserve">So, we </w:t>
      </w:r>
      <w:r w:rsidR="006A20F2" w:rsidRPr="00FC434F">
        <w:t>discuss one hybrid method that overcomes the shortcomings of both MF and neighbour-based which is simply called the weighed hybrid. We first select top-</w:t>
      </w:r>
      <m:oMath>
        <m:r>
          <w:rPr>
            <w:rFonts w:ascii="Cambria Math" w:hAnsi="Cambria Math"/>
          </w:rPr>
          <m:t>k</m:t>
        </m:r>
      </m:oMath>
      <w:r w:rsidR="006A20F2" w:rsidRPr="00FC434F">
        <w:t xml:space="preserve"> users from </w:t>
      </w:r>
      <m:oMath>
        <m:r>
          <w:rPr>
            <w:rFonts w:ascii="Cambria Math" w:hAnsi="Cambria Math"/>
          </w:rPr>
          <m:t>k(u)</m:t>
        </m:r>
      </m:oMath>
      <w:r w:rsidR="006A20F2" w:rsidRPr="00FC434F">
        <w:t xml:space="preserve"> to form the </w:t>
      </w:r>
      <m:oMath>
        <m:r>
          <w:rPr>
            <w:rFonts w:ascii="Cambria Math" w:hAnsi="Cambria Math"/>
          </w:rPr>
          <m:t>T(u,k)</m:t>
        </m:r>
      </m:oMath>
      <w:r w:rsidR="006A20F2" w:rsidRPr="00FC434F">
        <w:t xml:space="preserve"> for each user </w:t>
      </w:r>
      <m:oMath>
        <m:r>
          <w:rPr>
            <w:rFonts w:ascii="Cambria Math" w:hAnsi="Cambria Math"/>
          </w:rPr>
          <m:t>u.</m:t>
        </m:r>
      </m:oMath>
      <w:r w:rsidR="006A20F2" w:rsidRPr="00FC434F">
        <w:t xml:space="preserve"> Then the number of neighbours is denoted by </w:t>
      </w:r>
      <m:oMath>
        <m:r>
          <w:rPr>
            <w:rFonts w:ascii="Cambria Math" w:hAnsi="Cambria Math"/>
          </w:rPr>
          <m:t>k=</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u,k</m:t>
                </m:r>
              </m:e>
            </m:d>
          </m:e>
        </m:d>
      </m:oMath>
      <w:r w:rsidRPr="00FC434F">
        <w:t xml:space="preserve"> (</w:t>
      </w:r>
      <w:r w:rsidR="004544B2" w:rsidRPr="00FC434F">
        <w:t>Hsieh et al., 2015</w:t>
      </w:r>
      <w:r w:rsidRPr="00FC434F">
        <w:t>)</w:t>
      </w:r>
      <w:r w:rsidR="006A20F2" w:rsidRPr="00FC434F">
        <w:t>.</w:t>
      </w:r>
    </w:p>
    <w:p w14:paraId="2ACF8E6D" w14:textId="11F26A4C" w:rsidR="006A20F2" w:rsidRPr="00FC434F" w:rsidRDefault="006A20F2" w:rsidP="006A20F2">
      <w:r w:rsidRPr="00FC434F">
        <w:t xml:space="preserve">However, not all users are available in  </w:t>
      </w:r>
      <m:oMath>
        <m:r>
          <w:rPr>
            <w:rFonts w:ascii="Cambria Math" w:hAnsi="Cambria Math"/>
          </w:rPr>
          <m:t>T(u,k)</m:t>
        </m:r>
      </m:oMath>
      <w:r w:rsidRPr="00FC434F">
        <w:t xml:space="preserve">. So </w:t>
      </w:r>
      <w:r w:rsidR="00FA21EC" w:rsidRPr="00FC434F">
        <w:t xml:space="preserve">data was filtered </w:t>
      </w:r>
      <w:r w:rsidRPr="00FC434F">
        <w:t xml:space="preserve">where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 xml:space="preserve"> </m:t>
        </m:r>
      </m:oMath>
      <w:r w:rsidRPr="00FC434F">
        <w:t xml:space="preserve">(the prediction score) is unknown, i.e. </w:t>
      </w:r>
      <m:oMath>
        <m:r>
          <w:rPr>
            <w:rFonts w:ascii="Cambria Math" w:hAnsi="Cambria Math"/>
          </w:rPr>
          <m:t>k</m:t>
        </m:r>
        <m:d>
          <m:dPr>
            <m:ctrlPr>
              <w:rPr>
                <w:rFonts w:ascii="Cambria Math" w:hAnsi="Cambria Math"/>
                <w:i/>
              </w:rPr>
            </m:ctrlPr>
          </m:dPr>
          <m:e>
            <m:r>
              <w:rPr>
                <w:rFonts w:ascii="Cambria Math" w:hAnsi="Cambria Math"/>
              </w:rPr>
              <m:t>u,i</m:t>
            </m:r>
          </m:e>
        </m:d>
        <m:r>
          <w:rPr>
            <w:rFonts w:ascii="Cambria Math" w:hAnsi="Cambria Math"/>
          </w:rPr>
          <m:t>=T</m:t>
        </m:r>
        <m:d>
          <m:dPr>
            <m:ctrlPr>
              <w:rPr>
                <w:rFonts w:ascii="Cambria Math" w:hAnsi="Cambria Math"/>
                <w:i/>
              </w:rPr>
            </m:ctrlPr>
          </m:dPr>
          <m:e>
            <m:r>
              <w:rPr>
                <w:rFonts w:ascii="Cambria Math" w:hAnsi="Cambria Math"/>
              </w:rPr>
              <m:t>u,k</m:t>
            </m:r>
          </m:e>
        </m:d>
        <m:r>
          <w:rPr>
            <w:rFonts w:ascii="Cambria Math" w:hAnsi="Cambria Math"/>
          </w:rPr>
          <m:t>∩R</m:t>
        </m:r>
        <m:d>
          <m:dPr>
            <m:ctrlPr>
              <w:rPr>
                <w:rFonts w:ascii="Cambria Math" w:hAnsi="Cambria Math"/>
                <w:i/>
              </w:rPr>
            </m:ctrlPr>
          </m:dPr>
          <m:e>
            <m:r>
              <w:rPr>
                <w:rFonts w:ascii="Cambria Math" w:hAnsi="Cambria Math"/>
              </w:rPr>
              <m:t>i</m:t>
            </m:r>
          </m:e>
        </m:d>
      </m:oMath>
      <w:r w:rsidR="008E7B03" w:rsidRPr="00FC434F">
        <w:t xml:space="preserve"> (Rui-sheng et al., 2014).</w:t>
      </w:r>
    </w:p>
    <w:p w14:paraId="7797C3A3" w14:textId="77777777" w:rsidR="006A20F2" w:rsidRPr="00FC434F" w:rsidRDefault="006A20F2" w:rsidP="006A20F2">
      <w:r w:rsidRPr="00FC434F">
        <w:t>Then the weighted hybrid model proposed (in our review paper) is:</w:t>
      </w:r>
    </w:p>
    <w:p w14:paraId="14392E77" w14:textId="77777777" w:rsidR="006A20F2" w:rsidRPr="00FC434F" w:rsidRDefault="006A20F2" w:rsidP="006A20F2">
      <w:r w:rsidRPr="00FC434F">
        <w:rPr>
          <w:b/>
        </w:rPr>
        <w:t xml:space="preserve"> </w:t>
      </w: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r</m:t>
                </m:r>
              </m:e>
            </m:acc>
          </m:e>
          <m:sub>
            <m:r>
              <m:rPr>
                <m:sty m:val="bi"/>
              </m:rPr>
              <w:rPr>
                <w:rFonts w:ascii="Cambria Math" w:hAnsi="Cambria Math"/>
              </w:rPr>
              <m:t>u,i</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1</m:t>
            </m:r>
          </m:sub>
        </m:sSub>
        <m:r>
          <m:rPr>
            <m:sty m:val="bi"/>
          </m:rPr>
          <w:rPr>
            <w:rFonts w:ascii="Cambria Math" w:hAnsi="Cambria Math"/>
          </w:rPr>
          <m:t>*</m:t>
        </m:r>
        <m:sSubSup>
          <m:sSubSupPr>
            <m:ctrlPr>
              <w:rPr>
                <w:rFonts w:ascii="Cambria Math" w:hAnsi="Cambria Math"/>
                <w:b/>
                <w:i/>
              </w:rPr>
            </m:ctrlPr>
          </m:sSubSupPr>
          <m:e>
            <m:acc>
              <m:accPr>
                <m:ctrlPr>
                  <w:rPr>
                    <w:rFonts w:ascii="Cambria Math" w:hAnsi="Cambria Math"/>
                    <w:b/>
                    <w:i/>
                  </w:rPr>
                </m:ctrlPr>
              </m:accPr>
              <m:e>
                <m:r>
                  <m:rPr>
                    <m:sty m:val="bi"/>
                  </m:rPr>
                  <w:rPr>
                    <w:rFonts w:ascii="Cambria Math" w:hAnsi="Cambria Math"/>
                  </w:rPr>
                  <m:t>r</m:t>
                </m:r>
              </m:e>
            </m:acc>
          </m:e>
          <m:sub>
            <m:r>
              <m:rPr>
                <m:sty m:val="bi"/>
              </m:rPr>
              <w:rPr>
                <w:rFonts w:ascii="Cambria Math" w:hAnsi="Cambria Math"/>
              </w:rPr>
              <m:t>u,i</m:t>
            </m:r>
          </m:sub>
          <m:sup>
            <m:r>
              <m:rPr>
                <m:sty m:val="bi"/>
              </m:rPr>
              <w:rPr>
                <w:rFonts w:ascii="Cambria Math" w:hAnsi="Cambria Math"/>
              </w:rPr>
              <m:t>NB</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2</m:t>
            </m:r>
          </m:sub>
        </m:sSub>
        <m:r>
          <m:rPr>
            <m:sty m:val="bi"/>
          </m:rPr>
          <w:rPr>
            <w:rFonts w:ascii="Cambria Math" w:hAnsi="Cambria Math"/>
          </w:rPr>
          <m:t>*</m:t>
        </m:r>
        <m:sSubSup>
          <m:sSubSupPr>
            <m:ctrlPr>
              <w:rPr>
                <w:rFonts w:ascii="Cambria Math" w:hAnsi="Cambria Math"/>
                <w:b/>
                <w:i/>
              </w:rPr>
            </m:ctrlPr>
          </m:sSubSupPr>
          <m:e>
            <m:acc>
              <m:accPr>
                <m:ctrlPr>
                  <w:rPr>
                    <w:rFonts w:ascii="Cambria Math" w:hAnsi="Cambria Math"/>
                    <w:b/>
                    <w:i/>
                  </w:rPr>
                </m:ctrlPr>
              </m:accPr>
              <m:e>
                <m:r>
                  <m:rPr>
                    <m:sty m:val="bi"/>
                  </m:rPr>
                  <w:rPr>
                    <w:rFonts w:ascii="Cambria Math" w:hAnsi="Cambria Math"/>
                  </w:rPr>
                  <m:t>r</m:t>
                </m:r>
              </m:e>
            </m:acc>
          </m:e>
          <m:sub>
            <m:r>
              <m:rPr>
                <m:sty m:val="bi"/>
              </m:rPr>
              <w:rPr>
                <w:rFonts w:ascii="Cambria Math" w:hAnsi="Cambria Math"/>
              </w:rPr>
              <m:t>u,i</m:t>
            </m:r>
          </m:sub>
          <m:sup>
            <m:r>
              <m:rPr>
                <m:sty m:val="bi"/>
              </m:rPr>
              <w:rPr>
                <w:rFonts w:ascii="Cambria Math" w:hAnsi="Cambria Math"/>
              </w:rPr>
              <m:t>MF</m:t>
            </m:r>
          </m:sup>
        </m:sSubSup>
        <m:r>
          <w:rPr>
            <w:rFonts w:ascii="Cambria Math" w:hAnsi="Cambria Math"/>
          </w:rPr>
          <m:t xml:space="preserve">       , where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k</m:t>
            </m:r>
          </m:den>
        </m:f>
        <m:r>
          <w:rPr>
            <w:rFonts w:ascii="Cambria Math" w:hAnsi="Cambria Math"/>
          </w:rPr>
          <m:t xml:space="preserve">      &amp; </m:t>
        </m:r>
        <m:sSub>
          <m:sSubPr>
            <m:ctrlPr>
              <w:rPr>
                <w:rFonts w:ascii="Cambria Math" w:hAnsi="Cambria Math"/>
                <w:i/>
              </w:rPr>
            </m:ctrlPr>
          </m:sSubPr>
          <m:e>
            <m:r>
              <w:rPr>
                <w:rFonts w:ascii="Cambria Math" w:hAnsi="Cambria Math"/>
              </w:rPr>
              <m:t xml:space="preserve">    ω</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(k-r)</m:t>
            </m:r>
          </m:num>
          <m:den>
            <m:r>
              <w:rPr>
                <w:rFonts w:ascii="Cambria Math" w:hAnsi="Cambria Math"/>
              </w:rPr>
              <m:t>k</m:t>
            </m:r>
          </m:den>
        </m:f>
      </m:oMath>
    </w:p>
    <w:p w14:paraId="70B85495" w14:textId="77777777" w:rsidR="006A20F2" w:rsidRPr="00FC434F" w:rsidRDefault="006A20F2" w:rsidP="006A20F2">
      <w:r w:rsidRPr="00FC434F">
        <w:lastRenderedPageBreak/>
        <w:t xml:space="preserve">Where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r</m:t>
                </m:r>
              </m:e>
            </m:acc>
          </m:e>
          <m:sub>
            <m:r>
              <w:rPr>
                <w:rFonts w:ascii="Cambria Math" w:hAnsi="Cambria Math"/>
              </w:rPr>
              <m:t>u,i</m:t>
            </m:r>
          </m:sub>
          <m:sup>
            <m:r>
              <w:rPr>
                <w:rFonts w:ascii="Cambria Math" w:hAnsi="Cambria Math"/>
              </w:rPr>
              <m:t>MF</m:t>
            </m:r>
          </m:sup>
        </m:sSubSup>
        <m:r>
          <w:rPr>
            <w:rFonts w:ascii="Cambria Math" w:hAnsi="Cambria Math"/>
          </w:rPr>
          <m:t xml:space="preserve"> </m:t>
        </m:r>
      </m:oMath>
      <w:r w:rsidRPr="00FC434F">
        <w:t xml:space="preserve">is the prediction score obtained by calculations using the MF method and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r</m:t>
                </m:r>
              </m:e>
            </m:acc>
          </m:e>
          <m:sub>
            <m:r>
              <w:rPr>
                <w:rFonts w:ascii="Cambria Math" w:hAnsi="Cambria Math"/>
              </w:rPr>
              <m:t>u,i</m:t>
            </m:r>
          </m:sub>
          <m:sup>
            <m:r>
              <w:rPr>
                <w:rFonts w:ascii="Cambria Math" w:hAnsi="Cambria Math"/>
              </w:rPr>
              <m:t>NB</m:t>
            </m:r>
          </m:sup>
        </m:sSubSup>
      </m:oMath>
      <w:r w:rsidRPr="00FC434F">
        <w:t xml:space="preserve"> is the prediction score calculated using the neighbour – based method.</w:t>
      </w:r>
    </w:p>
    <w:p w14:paraId="670E3A15" w14:textId="1140B56F" w:rsidR="00DF2DDC" w:rsidRDefault="00DF2DDC" w:rsidP="00713F86">
      <w:pPr>
        <w:pStyle w:val="Heading2"/>
      </w:pPr>
      <w:r>
        <w:t>Implementation platforms</w:t>
      </w:r>
    </w:p>
    <w:p w14:paraId="77253235" w14:textId="6D6F6F50" w:rsidR="00582392" w:rsidRPr="00FC434F" w:rsidRDefault="00582392" w:rsidP="007B5C15">
      <w:r w:rsidRPr="00FC434F">
        <w:t>Amazon, Google and Microsoft are widely known for offering hybrid cloud services. Hybrid cloud refers to a mixture of computations, storage, and services environment made up of on-premises infrastructure, private cloud services, and a public cloud</w:t>
      </w:r>
      <w:r w:rsidR="004A7ED1" w:rsidRPr="00FC434F">
        <w:t xml:space="preserve"> (www.netapp.com)</w:t>
      </w:r>
      <w:r w:rsidRPr="00FC434F">
        <w:t>. Even though Google initially started with a public cloud platform, they eventually updated with the help of well-known private cloud companies like Cisco. All these companies’ products range vary from burst capacity, disaster recovery, and data compression to high-speed platforms.</w:t>
      </w:r>
    </w:p>
    <w:p w14:paraId="69041815" w14:textId="77777777" w:rsidR="004E47FC" w:rsidRPr="00FC434F" w:rsidRDefault="00803E03" w:rsidP="004E47FC">
      <w:pPr>
        <w:pStyle w:val="Heading2"/>
      </w:pPr>
      <w:bookmarkStart w:id="56" w:name="_Toc56766021"/>
      <w:r w:rsidRPr="00FC434F">
        <w:t>Technique predictions</w:t>
      </w:r>
      <w:bookmarkEnd w:id="56"/>
      <w:r w:rsidR="003A3503" w:rsidRPr="00FC434F">
        <w:t xml:space="preserve"> </w:t>
      </w:r>
    </w:p>
    <w:p w14:paraId="5D1CCF25" w14:textId="67810F78" w:rsidR="00582392" w:rsidRPr="00FC434F" w:rsidRDefault="0015202B" w:rsidP="007B5C15">
      <w:pPr>
        <w:rPr>
          <w:rFonts w:eastAsia="Times New Roman"/>
          <w:lang w:eastAsia="en-ZA" w:bidi="ar-SA"/>
        </w:rPr>
      </w:pPr>
      <w:r w:rsidRPr="00FC434F">
        <w:rPr>
          <w:rFonts w:eastAsia="Times New Roman"/>
          <w:lang w:eastAsia="en-ZA" w:bidi="ar-SA"/>
        </w:rPr>
        <w:t>In the u</w:t>
      </w:r>
      <w:r w:rsidR="00582392" w:rsidRPr="00FC434F">
        <w:rPr>
          <w:rFonts w:eastAsia="Times New Roman"/>
          <w:lang w:eastAsia="en-ZA" w:bidi="ar-SA"/>
        </w:rPr>
        <w:t>ser-Based Collaborative Filtering approach</w:t>
      </w:r>
      <w:r w:rsidRPr="00FC434F">
        <w:rPr>
          <w:rFonts w:eastAsia="Times New Roman"/>
          <w:lang w:eastAsia="en-ZA" w:bidi="ar-SA"/>
        </w:rPr>
        <w:t>,</w:t>
      </w:r>
      <w:r w:rsidR="00582392" w:rsidRPr="00FC434F">
        <w:rPr>
          <w:rFonts w:eastAsia="Times New Roman"/>
          <w:lang w:eastAsia="en-ZA" w:bidi="ar-SA"/>
        </w:rPr>
        <w:t xml:space="preserve"> </w:t>
      </w:r>
      <w:r w:rsidRPr="00FC434F">
        <w:rPr>
          <w:rFonts w:eastAsia="Times New Roman"/>
          <w:lang w:eastAsia="en-ZA" w:bidi="ar-SA"/>
        </w:rPr>
        <w:t xml:space="preserve">users are grouped according to their previous browsing use or </w:t>
      </w:r>
      <w:r w:rsidR="00582392" w:rsidRPr="00FC434F">
        <w:rPr>
          <w:rFonts w:eastAsia="Times New Roman"/>
          <w:lang w:eastAsia="en-ZA" w:bidi="ar-SA"/>
        </w:rPr>
        <w:t xml:space="preserve">their </w:t>
      </w:r>
      <w:r w:rsidR="00D37F36" w:rsidRPr="00FC434F">
        <w:rPr>
          <w:rFonts w:eastAsia="Times New Roman"/>
          <w:lang w:eastAsia="en-ZA" w:bidi="ar-SA"/>
        </w:rPr>
        <w:t>preferences, and then recommendations are made for</w:t>
      </w:r>
      <w:r w:rsidR="00582392" w:rsidRPr="00FC434F">
        <w:rPr>
          <w:rFonts w:eastAsia="Times New Roman"/>
          <w:lang w:eastAsia="en-ZA" w:bidi="ar-SA"/>
        </w:rPr>
        <w:t xml:space="preserve"> an item that a similar user in the same group viewed or liked</w:t>
      </w:r>
      <w:r w:rsidR="00F503AB" w:rsidRPr="00FC434F">
        <w:rPr>
          <w:rFonts w:eastAsia="Times New Roman"/>
          <w:lang w:eastAsia="en-ZA" w:bidi="ar-SA"/>
        </w:rPr>
        <w:t xml:space="preserve"> (</w:t>
      </w:r>
      <w:r w:rsidR="007D553E" w:rsidRPr="00FC434F">
        <w:rPr>
          <w:rFonts w:eastAsia="Times New Roman"/>
          <w:lang w:eastAsia="en-ZA" w:bidi="ar-SA"/>
        </w:rPr>
        <w:t>Christian &amp; George, 2014</w:t>
      </w:r>
      <w:r w:rsidR="00F503AB" w:rsidRPr="00FC434F">
        <w:rPr>
          <w:rFonts w:eastAsia="Times New Roman"/>
          <w:lang w:eastAsia="en-ZA" w:bidi="ar-SA"/>
        </w:rPr>
        <w:t>)</w:t>
      </w:r>
      <w:r w:rsidR="00582392" w:rsidRPr="00FC434F">
        <w:rPr>
          <w:rFonts w:eastAsia="Times New Roman"/>
          <w:lang w:eastAsia="en-ZA" w:bidi="ar-SA"/>
        </w:rPr>
        <w:t xml:space="preserve">. </w:t>
      </w:r>
    </w:p>
    <w:p w14:paraId="542E269D" w14:textId="0D9911C6" w:rsidR="0008606D" w:rsidRPr="00FC434F" w:rsidRDefault="0008606D" w:rsidP="007B5C15">
      <w:pPr>
        <w:rPr>
          <w:rFonts w:eastAsia="Times New Roman"/>
          <w:lang w:eastAsia="en-ZA" w:bidi="ar-SA"/>
        </w:rPr>
      </w:pPr>
      <w:r w:rsidRPr="00FC434F">
        <w:rPr>
          <w:rFonts w:eastAsia="Times New Roman"/>
          <w:lang w:eastAsia="en-ZA" w:bidi="ar-SA"/>
        </w:rPr>
        <w:t xml:space="preserve">Take </w:t>
      </w:r>
      <w:r w:rsidR="00DB6941" w:rsidRPr="00FC434F">
        <w:rPr>
          <w:rFonts w:eastAsia="Times New Roman"/>
          <w:lang w:eastAsia="en-ZA" w:bidi="ar-SA"/>
        </w:rPr>
        <w:t>users Isaiah and Eviwe again, where Isaiah</w:t>
      </w:r>
      <w:r w:rsidR="00E27AC5" w:rsidRPr="00FC434F">
        <w:rPr>
          <w:rFonts w:eastAsia="Times New Roman"/>
          <w:lang w:eastAsia="en-ZA" w:bidi="ar-SA"/>
        </w:rPr>
        <w:t xml:space="preserve"> liked </w:t>
      </w:r>
      <w:r w:rsidR="00A5587B" w:rsidRPr="00FC434F">
        <w:rPr>
          <w:rFonts w:eastAsia="Times New Roman"/>
          <w:lang w:eastAsia="en-ZA" w:bidi="ar-SA"/>
        </w:rPr>
        <w:t>movie</w:t>
      </w:r>
      <w:r w:rsidR="00E27AC5" w:rsidRPr="00FC434F">
        <w:rPr>
          <w:rFonts w:eastAsia="Times New Roman"/>
          <w:lang w:eastAsia="en-ZA" w:bidi="ar-SA"/>
        </w:rPr>
        <w:t>s</w:t>
      </w:r>
      <w:r w:rsidR="00A5587B" w:rsidRPr="00FC434F">
        <w:rPr>
          <w:rFonts w:eastAsia="Times New Roman"/>
          <w:lang w:eastAsia="en-ZA" w:bidi="ar-SA"/>
        </w:rPr>
        <w:t xml:space="preserve"> A, B and C, and </w:t>
      </w:r>
      <w:r w:rsidR="00DB6941" w:rsidRPr="00FC434F">
        <w:rPr>
          <w:rFonts w:eastAsia="Times New Roman"/>
          <w:lang w:eastAsia="en-ZA" w:bidi="ar-SA"/>
        </w:rPr>
        <w:t>Eviwe</w:t>
      </w:r>
      <w:r w:rsidR="00E27AC5" w:rsidRPr="00FC434F">
        <w:rPr>
          <w:rFonts w:eastAsia="Times New Roman"/>
          <w:lang w:eastAsia="en-ZA" w:bidi="ar-SA"/>
        </w:rPr>
        <w:t xml:space="preserve"> liked movie A and B. </w:t>
      </w:r>
      <w:r w:rsidR="00585856" w:rsidRPr="00FC434F">
        <w:rPr>
          <w:rFonts w:eastAsia="Times New Roman"/>
          <w:lang w:eastAsia="en-ZA" w:bidi="ar-SA"/>
        </w:rPr>
        <w:t xml:space="preserve">Pure word-of-mouth recommendations and user-based systems would </w:t>
      </w:r>
      <w:r w:rsidR="00FB2C6F" w:rsidRPr="00FC434F">
        <w:rPr>
          <w:rFonts w:eastAsia="Times New Roman"/>
          <w:lang w:eastAsia="en-ZA" w:bidi="ar-SA"/>
        </w:rPr>
        <w:t xml:space="preserve">both </w:t>
      </w:r>
      <w:r w:rsidR="00585856" w:rsidRPr="00FC434F">
        <w:rPr>
          <w:rFonts w:eastAsia="Times New Roman"/>
          <w:lang w:eastAsia="en-ZA" w:bidi="ar-SA"/>
        </w:rPr>
        <w:t>recommend movie C</w:t>
      </w:r>
      <w:r w:rsidR="00DB6941" w:rsidRPr="00FC434F">
        <w:rPr>
          <w:rFonts w:eastAsia="Times New Roman"/>
          <w:lang w:eastAsia="en-ZA" w:bidi="ar-SA"/>
        </w:rPr>
        <w:t xml:space="preserve"> to user Eviwe</w:t>
      </w:r>
      <w:r w:rsidR="00582392" w:rsidRPr="00FC434F">
        <w:rPr>
          <w:rFonts w:eastAsia="Times New Roman"/>
          <w:lang w:eastAsia="en-ZA" w:bidi="ar-SA"/>
        </w:rPr>
        <w:t xml:space="preserve">. </w:t>
      </w:r>
    </w:p>
    <w:p w14:paraId="4C213845" w14:textId="1CA6E4E1" w:rsidR="00582392" w:rsidRPr="00FC434F" w:rsidRDefault="00582392" w:rsidP="007B5C15">
      <w:pPr>
        <w:rPr>
          <w:rFonts w:eastAsia="Times New Roman"/>
          <w:lang w:eastAsia="en-ZA" w:bidi="ar-SA"/>
        </w:rPr>
      </w:pPr>
      <w:r w:rsidRPr="00FC434F">
        <w:rPr>
          <w:rFonts w:eastAsia="Times New Roman"/>
          <w:lang w:eastAsia="en-ZA" w:bidi="ar-SA"/>
        </w:rPr>
        <w:t xml:space="preserve">User-Based Collaborative Filtering </w:t>
      </w:r>
      <w:r w:rsidR="009547E8" w:rsidRPr="00FC434F">
        <w:rPr>
          <w:rFonts w:eastAsia="Times New Roman"/>
          <w:lang w:eastAsia="en-ZA" w:bidi="ar-SA"/>
        </w:rPr>
        <w:t>was</w:t>
      </w:r>
      <w:r w:rsidR="00743975" w:rsidRPr="00FC434F">
        <w:rPr>
          <w:rFonts w:eastAsia="Times New Roman"/>
          <w:lang w:eastAsia="en-ZA" w:bidi="ar-SA"/>
        </w:rPr>
        <w:t xml:space="preserve"> further used </w:t>
      </w:r>
      <w:r w:rsidRPr="00FC434F">
        <w:rPr>
          <w:rFonts w:eastAsia="Times New Roman"/>
          <w:lang w:eastAsia="en-ZA" w:bidi="ar-SA"/>
        </w:rPr>
        <w:t>to generate top-10 recommendation list for users by means of the </w:t>
      </w:r>
      <w:hyperlink r:id="rId13" w:history="1">
        <w:r w:rsidRPr="00FC434F">
          <w:rPr>
            <w:rFonts w:eastAsia="Times New Roman"/>
            <w:bdr w:val="none" w:sz="0" w:space="0" w:color="auto" w:frame="1"/>
            <w:lang w:eastAsia="en-ZA" w:bidi="ar-SA"/>
          </w:rPr>
          <w:t>recommender lab</w:t>
        </w:r>
      </w:hyperlink>
      <w:r w:rsidRPr="00FC434F">
        <w:rPr>
          <w:rFonts w:eastAsia="Times New Roman"/>
          <w:lang w:eastAsia="en-ZA" w:bidi="ar-SA"/>
        </w:rPr>
        <w:t> package offered in R</w:t>
      </w:r>
      <w:r w:rsidR="001E5DC1" w:rsidRPr="00FC434F">
        <w:rPr>
          <w:rFonts w:eastAsia="Times New Roman"/>
          <w:lang w:eastAsia="en-ZA" w:bidi="ar-SA"/>
        </w:rPr>
        <w:t xml:space="preserve"> and the results are shown </w:t>
      </w:r>
      <w:r w:rsidR="00D97E3D" w:rsidRPr="00FC434F">
        <w:rPr>
          <w:rFonts w:eastAsia="Times New Roman"/>
          <w:lang w:eastAsia="en-ZA" w:bidi="ar-SA"/>
        </w:rPr>
        <w:t xml:space="preserve">in the table </w:t>
      </w:r>
      <w:r w:rsidR="001E5DC1" w:rsidRPr="00FC434F">
        <w:rPr>
          <w:rFonts w:eastAsia="Times New Roman"/>
          <w:lang w:eastAsia="en-ZA" w:bidi="ar-SA"/>
        </w:rPr>
        <w:t>below</w:t>
      </w:r>
      <w:r w:rsidRPr="00FC434F">
        <w:rPr>
          <w:rFonts w:eastAsia="Times New Roman"/>
          <w:lang w:eastAsia="en-ZA" w:bidi="ar-SA"/>
        </w:rPr>
        <w:t>. The recommender lab package makes it easy to i</w:t>
      </w:r>
      <w:r w:rsidR="009547E8" w:rsidRPr="00FC434F">
        <w:rPr>
          <w:rFonts w:eastAsia="Times New Roman"/>
          <w:lang w:eastAsia="en-ZA" w:bidi="ar-SA"/>
        </w:rPr>
        <w:t>mplement CF</w:t>
      </w:r>
      <w:r w:rsidRPr="00FC434F">
        <w:rPr>
          <w:rFonts w:eastAsia="Times New Roman"/>
          <w:lang w:eastAsia="en-ZA" w:bidi="ar-SA"/>
        </w:rPr>
        <w:t xml:space="preserve"> algorithms.</w:t>
      </w:r>
    </w:p>
    <w:p w14:paraId="31788589" w14:textId="57833C11" w:rsidR="00582392" w:rsidRPr="00FC434F" w:rsidRDefault="003F3ADF" w:rsidP="00582392">
      <w:pP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P</w:t>
      </w:r>
      <w:r w:rsidR="00582392" w:rsidRPr="00FC434F">
        <w:rPr>
          <w:rFonts w:cs="Helvetica"/>
          <w:szCs w:val="24"/>
          <w:shd w:val="clear" w:color="auto" w:fill="FFFFFF"/>
        </w:rPr>
        <w:t>review of the 943 x 1682 ratings matrix:</w:t>
      </w:r>
    </w:p>
    <w:tbl>
      <w:tblPr>
        <w:tblStyle w:val="TableGrid"/>
        <w:tblW w:w="0" w:type="auto"/>
        <w:tblLook w:val="04A0" w:firstRow="1" w:lastRow="0" w:firstColumn="1" w:lastColumn="0" w:noHBand="0" w:noVBand="1"/>
      </w:tblPr>
      <w:tblGrid>
        <w:gridCol w:w="1321"/>
        <w:gridCol w:w="1323"/>
        <w:gridCol w:w="1324"/>
        <w:gridCol w:w="1324"/>
        <w:gridCol w:w="1324"/>
        <w:gridCol w:w="1324"/>
        <w:gridCol w:w="1303"/>
      </w:tblGrid>
      <w:tr w:rsidR="00582392" w:rsidRPr="00FC434F" w14:paraId="5215ACF0" w14:textId="77777777" w:rsidTr="00D17507">
        <w:tc>
          <w:tcPr>
            <w:tcW w:w="1321" w:type="dxa"/>
          </w:tcPr>
          <w:p w14:paraId="77A7AF3C" w14:textId="77777777" w:rsidR="00582392" w:rsidRPr="00FC434F" w:rsidRDefault="00582392" w:rsidP="00D17507">
            <w:pPr>
              <w:spacing w:after="150" w:line="240" w:lineRule="auto"/>
              <w:jc w:val="left"/>
              <w:rPr>
                <w:rFonts w:cs="Helvetica"/>
                <w:szCs w:val="24"/>
                <w:shd w:val="clear" w:color="auto" w:fill="FFFFFF"/>
              </w:rPr>
            </w:pPr>
          </w:p>
        </w:tc>
        <w:tc>
          <w:tcPr>
            <w:tcW w:w="1323" w:type="dxa"/>
          </w:tcPr>
          <w:p w14:paraId="76FA8229" w14:textId="16FCFB54" w:rsidR="00582392" w:rsidRPr="00FC434F" w:rsidRDefault="00B941F3" w:rsidP="00D17507">
            <w:pPr>
              <w:spacing w:after="150" w:line="240" w:lineRule="auto"/>
              <w:jc w:val="left"/>
              <w:rPr>
                <w:rFonts w:cs="Helvetica"/>
                <w:szCs w:val="24"/>
                <w:shd w:val="clear" w:color="auto" w:fill="FFFFFF"/>
              </w:rPr>
            </w:pPr>
            <w:r w:rsidRPr="00FC434F">
              <w:rPr>
                <w:rFonts w:cs="Helvetica"/>
                <w:szCs w:val="24"/>
                <w:shd w:val="clear" w:color="auto" w:fill="FFFFFF"/>
              </w:rPr>
              <w:t>Isaiah</w:t>
            </w:r>
          </w:p>
        </w:tc>
        <w:tc>
          <w:tcPr>
            <w:tcW w:w="1324" w:type="dxa"/>
          </w:tcPr>
          <w:p w14:paraId="0360585B" w14:textId="4CE8E5C5" w:rsidR="00582392" w:rsidRPr="00FC434F" w:rsidRDefault="00B941F3" w:rsidP="00D17507">
            <w:pPr>
              <w:spacing w:after="150" w:line="240" w:lineRule="auto"/>
              <w:jc w:val="left"/>
              <w:rPr>
                <w:rFonts w:cs="Helvetica"/>
                <w:szCs w:val="24"/>
                <w:shd w:val="clear" w:color="auto" w:fill="FFFFFF"/>
              </w:rPr>
            </w:pPr>
            <w:r w:rsidRPr="00FC434F">
              <w:rPr>
                <w:rFonts w:cs="Helvetica"/>
                <w:szCs w:val="24"/>
                <w:shd w:val="clear" w:color="auto" w:fill="FFFFFF"/>
              </w:rPr>
              <w:t>Eviwe</w:t>
            </w:r>
          </w:p>
        </w:tc>
        <w:tc>
          <w:tcPr>
            <w:tcW w:w="1324" w:type="dxa"/>
          </w:tcPr>
          <w:p w14:paraId="222A5F78"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3</w:t>
            </w:r>
          </w:p>
        </w:tc>
        <w:tc>
          <w:tcPr>
            <w:tcW w:w="1324" w:type="dxa"/>
          </w:tcPr>
          <w:p w14:paraId="4E9D5237"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4</w:t>
            </w:r>
          </w:p>
        </w:tc>
        <w:tc>
          <w:tcPr>
            <w:tcW w:w="1324" w:type="dxa"/>
          </w:tcPr>
          <w:p w14:paraId="0467D6BC"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5</w:t>
            </w:r>
          </w:p>
        </w:tc>
        <w:tc>
          <w:tcPr>
            <w:tcW w:w="1303" w:type="dxa"/>
          </w:tcPr>
          <w:p w14:paraId="1EA59A1A"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6</w:t>
            </w:r>
          </w:p>
        </w:tc>
      </w:tr>
      <w:tr w:rsidR="00582392" w:rsidRPr="00FC434F" w14:paraId="4423B90D" w14:textId="77777777" w:rsidTr="00D17507">
        <w:tc>
          <w:tcPr>
            <w:tcW w:w="1321" w:type="dxa"/>
          </w:tcPr>
          <w:p w14:paraId="249856B2" w14:textId="4F8D12FE" w:rsidR="00582392" w:rsidRPr="00FC434F" w:rsidRDefault="00B941F3" w:rsidP="00D17507">
            <w:pPr>
              <w:spacing w:after="150" w:line="240" w:lineRule="auto"/>
              <w:jc w:val="left"/>
              <w:rPr>
                <w:rFonts w:cs="Helvetica"/>
                <w:szCs w:val="24"/>
                <w:shd w:val="clear" w:color="auto" w:fill="FFFFFF"/>
              </w:rPr>
            </w:pPr>
            <w:r w:rsidRPr="00FC434F">
              <w:rPr>
                <w:rFonts w:cs="Helvetica"/>
                <w:szCs w:val="24"/>
                <w:shd w:val="clear" w:color="auto" w:fill="FFFFFF"/>
              </w:rPr>
              <w:t>Isaiah</w:t>
            </w:r>
          </w:p>
        </w:tc>
        <w:tc>
          <w:tcPr>
            <w:tcW w:w="1323" w:type="dxa"/>
          </w:tcPr>
          <w:p w14:paraId="0342A689"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2EFB8E44"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038D9EE6"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6B15A004"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37A897B7"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03" w:type="dxa"/>
          </w:tcPr>
          <w:p w14:paraId="59D10E70"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2</w:t>
            </w:r>
          </w:p>
        </w:tc>
      </w:tr>
      <w:tr w:rsidR="00582392" w:rsidRPr="00FC434F" w14:paraId="16AD01EA" w14:textId="77777777" w:rsidTr="00D17507">
        <w:tc>
          <w:tcPr>
            <w:tcW w:w="1321" w:type="dxa"/>
          </w:tcPr>
          <w:p w14:paraId="297F03D0" w14:textId="73DAFF31" w:rsidR="00582392" w:rsidRPr="00FC434F" w:rsidRDefault="00B941F3" w:rsidP="00D17507">
            <w:pPr>
              <w:spacing w:after="150" w:line="240" w:lineRule="auto"/>
              <w:jc w:val="left"/>
              <w:rPr>
                <w:rFonts w:cs="Helvetica"/>
                <w:szCs w:val="24"/>
                <w:shd w:val="clear" w:color="auto" w:fill="FFFFFF"/>
              </w:rPr>
            </w:pPr>
            <w:r w:rsidRPr="00FC434F">
              <w:rPr>
                <w:rFonts w:cs="Helvetica"/>
                <w:szCs w:val="24"/>
                <w:shd w:val="clear" w:color="auto" w:fill="FFFFFF"/>
              </w:rPr>
              <w:t>Eviwe</w:t>
            </w:r>
          </w:p>
        </w:tc>
        <w:tc>
          <w:tcPr>
            <w:tcW w:w="1323" w:type="dxa"/>
          </w:tcPr>
          <w:p w14:paraId="08C1FF1C"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15647FA9"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4.0</w:t>
            </w:r>
          </w:p>
        </w:tc>
        <w:tc>
          <w:tcPr>
            <w:tcW w:w="1324" w:type="dxa"/>
          </w:tcPr>
          <w:p w14:paraId="4B82297F"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5B7EC254"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28F1FE83"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03" w:type="dxa"/>
          </w:tcPr>
          <w:p w14:paraId="66BDB3F1"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r>
      <w:tr w:rsidR="00582392" w:rsidRPr="00FC434F" w14:paraId="2D4D51D0" w14:textId="77777777" w:rsidTr="00D17507">
        <w:tc>
          <w:tcPr>
            <w:tcW w:w="1321" w:type="dxa"/>
          </w:tcPr>
          <w:p w14:paraId="062F2DED"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3</w:t>
            </w:r>
          </w:p>
        </w:tc>
        <w:tc>
          <w:tcPr>
            <w:tcW w:w="1323" w:type="dxa"/>
          </w:tcPr>
          <w:p w14:paraId="5B018E40"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65BB0D15"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53F1C4AE"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4.0</w:t>
            </w:r>
          </w:p>
        </w:tc>
        <w:tc>
          <w:tcPr>
            <w:tcW w:w="1324" w:type="dxa"/>
          </w:tcPr>
          <w:p w14:paraId="7D13302F"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c>
          <w:tcPr>
            <w:tcW w:w="1324" w:type="dxa"/>
          </w:tcPr>
          <w:p w14:paraId="642C6745"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4.0</w:t>
            </w:r>
          </w:p>
        </w:tc>
        <w:tc>
          <w:tcPr>
            <w:tcW w:w="1303" w:type="dxa"/>
          </w:tcPr>
          <w:p w14:paraId="1682A6FF" w14:textId="77777777" w:rsidR="00582392" w:rsidRPr="00FC434F" w:rsidRDefault="00582392" w:rsidP="00D17507">
            <w:pPr>
              <w:spacing w:after="150" w:line="240" w:lineRule="auto"/>
              <w:jc w:val="left"/>
              <w:rPr>
                <w:rFonts w:cs="Helvetica"/>
                <w:szCs w:val="24"/>
                <w:shd w:val="clear" w:color="auto" w:fill="FFFFFF"/>
              </w:rPr>
            </w:pPr>
            <w:r w:rsidRPr="00FC434F">
              <w:rPr>
                <w:rFonts w:cs="Helvetica"/>
                <w:szCs w:val="24"/>
                <w:shd w:val="clear" w:color="auto" w:fill="FFFFFF"/>
              </w:rPr>
              <w:t>NA</w:t>
            </w:r>
          </w:p>
        </w:tc>
      </w:tr>
    </w:tbl>
    <w:p w14:paraId="0A4875DA" w14:textId="77777777" w:rsidR="00582392" w:rsidRPr="00FC434F" w:rsidRDefault="00582392" w:rsidP="00582392">
      <w:pPr>
        <w:shd w:val="clear" w:color="auto" w:fill="FFFFFF"/>
        <w:spacing w:after="150" w:line="240" w:lineRule="auto"/>
        <w:jc w:val="left"/>
        <w:rPr>
          <w:rFonts w:cs="Helvetica"/>
          <w:szCs w:val="24"/>
          <w:shd w:val="clear" w:color="auto" w:fill="FFFFFF"/>
        </w:rPr>
      </w:pPr>
    </w:p>
    <w:p w14:paraId="18DDE525" w14:textId="79FF116B" w:rsidR="00582392" w:rsidRPr="00FC434F" w:rsidRDefault="00582392" w:rsidP="007B5C15">
      <w:pPr>
        <w:rPr>
          <w:shd w:val="clear" w:color="auto" w:fill="FFFFFF"/>
        </w:rPr>
      </w:pPr>
      <w:r w:rsidRPr="00FC434F">
        <w:rPr>
          <w:shd w:val="clear" w:color="auto" w:fill="FFFFFF"/>
        </w:rPr>
        <w:lastRenderedPageBreak/>
        <w:t>T</w:t>
      </w:r>
      <w:r w:rsidR="00AF3102" w:rsidRPr="00FC434F">
        <w:rPr>
          <w:shd w:val="clear" w:color="auto" w:fill="FFFFFF"/>
        </w:rPr>
        <w:t>he predicted item ratings of a</w:t>
      </w:r>
      <w:r w:rsidRPr="00FC434F">
        <w:rPr>
          <w:shd w:val="clear" w:color="auto" w:fill="FFFFFF"/>
        </w:rPr>
        <w:t xml:space="preserve"> user will be derived from the five nearest neighbours in its neighbourhood. When the predicted item ratings are obtained, the top 10 most highly predicted ratings will be returned as the recommendations</w:t>
      </w:r>
      <w:r w:rsidR="006D3741" w:rsidRPr="00FC434F">
        <w:rPr>
          <w:shd w:val="clear" w:color="auto" w:fill="FFFFFF"/>
        </w:rPr>
        <w:t xml:space="preserve"> (</w:t>
      </w:r>
      <w:r w:rsidR="00B42CD6" w:rsidRPr="00FC434F">
        <w:rPr>
          <w:rFonts w:eastAsia="Times New Roman"/>
          <w:lang w:eastAsia="en-ZA" w:bidi="ar-SA"/>
        </w:rPr>
        <w:t>Christian &amp; George, 2014</w:t>
      </w:r>
      <w:r w:rsidR="006D3741" w:rsidRPr="00FC434F">
        <w:rPr>
          <w:shd w:val="clear" w:color="auto" w:fill="FFFFFF"/>
        </w:rPr>
        <w:t>)</w:t>
      </w:r>
      <w:r w:rsidRPr="00FC434F">
        <w:rPr>
          <w:shd w:val="clear" w:color="auto" w:fill="FFFFFF"/>
        </w:rPr>
        <w:t>.</w:t>
      </w:r>
      <w:r w:rsidRPr="00FC434F">
        <w:t xml:space="preserve"> MovieLens ratings could happen every moment, so people would always submit multiple ratings at once so they would receive more custom suggestions.</w:t>
      </w:r>
    </w:p>
    <w:p w14:paraId="13AC71B8" w14:textId="2076D430" w:rsidR="00582392" w:rsidRPr="00FC434F" w:rsidRDefault="002F7903" w:rsidP="00582392">
      <w:pP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Isaiah’s</w:t>
      </w:r>
      <w:r w:rsidR="00582392" w:rsidRPr="00FC434F">
        <w:rPr>
          <w:rFonts w:cs="Helvetica"/>
          <w:szCs w:val="24"/>
          <w:shd w:val="clear" w:color="auto" w:fill="FFFFFF"/>
        </w:rPr>
        <w:t xml:space="preserve"> top 10 results</w:t>
      </w:r>
      <w:r w:rsidRPr="00FC434F">
        <w:rPr>
          <w:rFonts w:cs="Helvetica"/>
          <w:szCs w:val="24"/>
          <w:shd w:val="clear" w:color="auto" w:fill="FFFFFF"/>
        </w:rPr>
        <w:t xml:space="preserve"> were obtained easily</w:t>
      </w:r>
      <w:r w:rsidR="009725A2">
        <w:rPr>
          <w:rFonts w:cs="Helvetica"/>
          <w:szCs w:val="24"/>
          <w:shd w:val="clear" w:color="auto" w:fill="FFFFFF"/>
        </w:rPr>
        <w:t>.</w:t>
      </w:r>
      <w:r w:rsidR="00582392" w:rsidRPr="00FC434F">
        <w:rPr>
          <w:rFonts w:cs="Helvetica"/>
          <w:szCs w:val="24"/>
          <w:shd w:val="clear" w:color="auto" w:fill="FFFFFF"/>
        </w:rPr>
        <w:t xml:space="preserve"> These were </w:t>
      </w:r>
      <w:r w:rsidR="00944F70" w:rsidRPr="00FC434F">
        <w:rPr>
          <w:rFonts w:cs="Helvetica"/>
          <w:szCs w:val="24"/>
          <w:shd w:val="clear" w:color="auto" w:fill="FFFFFF"/>
        </w:rPr>
        <w:t>the movies recommended…</w:t>
      </w:r>
    </w:p>
    <w:p w14:paraId="599358F0"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[1,] “Boomerang (1992)</w:t>
      </w:r>
    </w:p>
    <w:p w14:paraId="04C7D8C4"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[2,] “Stargate (1994)”</w:t>
      </w:r>
    </w:p>
    <w:p w14:paraId="01D3880F"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[3,] ”Wolf (1994)”</w:t>
      </w:r>
    </w:p>
    <w:p w14:paraId="2B176B69"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[4,] “Swiss Family Robinson”</w:t>
      </w:r>
    </w:p>
    <w:p w14:paraId="3C806B52"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[5,] “The Flintstones (1994)”</w:t>
      </w:r>
    </w:p>
    <w:p w14:paraId="25A200E8"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[6,] “The Player (1992)”</w:t>
      </w:r>
    </w:p>
    <w:p w14:paraId="53098F22"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[7,] “Fun and Fancy Free (1947)”</w:t>
      </w:r>
    </w:p>
    <w:p w14:paraId="30C4F6CD"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[9,] “Sirens (1994)”</w:t>
      </w:r>
    </w:p>
    <w:p w14:paraId="0F3CDC16"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szCs w:val="24"/>
          <w:shd w:val="clear" w:color="auto" w:fill="FFFFFF"/>
        </w:rPr>
      </w:pPr>
      <w:r w:rsidRPr="00FC434F">
        <w:rPr>
          <w:rFonts w:cs="Helvetica"/>
          <w:szCs w:val="24"/>
          <w:shd w:val="clear" w:color="auto" w:fill="FFFFFF"/>
        </w:rPr>
        <w:t>[10,] “Star Trek: Generations (1994)”</w:t>
      </w:r>
    </w:p>
    <w:p w14:paraId="2CD3E1A7" w14:textId="77777777" w:rsidR="00582392" w:rsidRPr="00FC434F" w:rsidRDefault="00582392" w:rsidP="00582392">
      <w:pPr>
        <w:pBdr>
          <w:top w:val="single" w:sz="4" w:space="1" w:color="auto"/>
          <w:left w:val="single" w:sz="4" w:space="4" w:color="auto"/>
          <w:bottom w:val="single" w:sz="4" w:space="1" w:color="auto"/>
          <w:right w:val="single" w:sz="4" w:space="4" w:color="auto"/>
        </w:pBdr>
        <w:shd w:val="clear" w:color="auto" w:fill="FFFFFF"/>
        <w:spacing w:after="150" w:line="240" w:lineRule="auto"/>
        <w:jc w:val="left"/>
        <w:rPr>
          <w:rFonts w:cs="Helvetica"/>
          <w:color w:val="333333"/>
          <w:szCs w:val="24"/>
          <w:shd w:val="clear" w:color="auto" w:fill="FFFFFF"/>
        </w:rPr>
      </w:pPr>
    </w:p>
    <w:p w14:paraId="57849D35" w14:textId="1A38C88E" w:rsidR="00582392" w:rsidRPr="00FC434F" w:rsidRDefault="009725A2" w:rsidP="00713F86">
      <w:pPr>
        <w:pStyle w:val="Heading3"/>
        <w:rPr>
          <w:shd w:val="clear" w:color="auto" w:fill="FFFFFF"/>
        </w:rPr>
      </w:pPr>
      <w:r>
        <w:rPr>
          <w:shd w:val="clear" w:color="auto" w:fill="FFFFFF"/>
        </w:rPr>
        <w:t>Evaluation results</w:t>
      </w:r>
    </w:p>
    <w:p w14:paraId="158FD66B" w14:textId="77777777" w:rsidR="00582392" w:rsidRPr="00FC434F" w:rsidRDefault="00582392" w:rsidP="00582392">
      <w:pPr>
        <w:shd w:val="clear" w:color="auto" w:fill="FFFFFF"/>
        <w:spacing w:after="150" w:line="240" w:lineRule="auto"/>
        <w:jc w:val="left"/>
        <w:rPr>
          <w:rFonts w:cs="Helvetica"/>
          <w:color w:val="333333"/>
          <w:szCs w:val="24"/>
          <w:shd w:val="clear" w:color="auto" w:fill="FFFFFF"/>
        </w:rPr>
      </w:pPr>
      <w:r w:rsidRPr="00FC434F">
        <w:rPr>
          <w:rFonts w:cs="Helvetica"/>
          <w:color w:val="333333"/>
          <w:szCs w:val="24"/>
          <w:shd w:val="clear" w:color="auto" w:fill="FFFFFF"/>
        </w:rPr>
        <w:t>The evaluation results of the top-N recommender:</w:t>
      </w:r>
    </w:p>
    <w:p w14:paraId="4A218A62" w14:textId="77777777" w:rsidR="00582392" w:rsidRPr="00FC434F" w:rsidRDefault="00582392" w:rsidP="00582392">
      <w:pPr>
        <w:pStyle w:val="NoSpacing"/>
        <w:rPr>
          <w:lang w:val="en-ZA"/>
        </w:rPr>
      </w:pPr>
      <w:r w:rsidRPr="00FC434F">
        <w:rPr>
          <w:rFonts w:cs="Helvetica"/>
          <w:lang w:val="en-ZA"/>
        </w:rPr>
        <w:t xml:space="preserve"> </w:t>
      </w:r>
      <m:oMath>
        <m:m>
          <m:mPr>
            <m:mcs>
              <m:mc>
                <m:mcPr>
                  <m:count m:val="3"/>
                  <m:mcJc m:val="center"/>
                </m:mcPr>
              </m:mc>
            </m:mcs>
            <m:ctrlPr>
              <w:rPr>
                <w:rFonts w:ascii="Cambria Math" w:hAnsi="Cambria Math"/>
                <w:lang w:val="en-ZA"/>
              </w:rPr>
            </m:ctrlPr>
          </m:mPr>
          <m:mr>
            <m:e>
              <m:r>
                <m:rPr>
                  <m:sty m:val="p"/>
                </m:rPr>
                <w:rPr>
                  <w:rFonts w:ascii="Cambria Math" w:hAnsi="Cambria Math"/>
                  <w:lang w:val="en-ZA"/>
                </w:rPr>
                <m:t>0</m:t>
              </m:r>
            </m:e>
            <m:e>
              <m:r>
                <w:rPr>
                  <w:rFonts w:ascii="Cambria Math" w:hAnsi="Cambria Math"/>
                  <w:lang w:val="en-ZA"/>
                </w:rPr>
                <m:t>TP</m:t>
              </m:r>
            </m:e>
            <m:e>
              <m:r>
                <w:rPr>
                  <w:rFonts w:ascii="Cambria Math" w:hAnsi="Cambria Math"/>
                  <w:lang w:val="en-ZA"/>
                </w:rPr>
                <m:t>FP</m:t>
              </m:r>
            </m:e>
          </m:mr>
          <m:mr>
            <m:e>
              <m:r>
                <m:rPr>
                  <m:sty m:val="p"/>
                </m:rPr>
                <w:rPr>
                  <w:rFonts w:ascii="Cambria Math" w:hAnsi="Cambria Math"/>
                  <w:lang w:val="en-ZA"/>
                </w:rPr>
                <m:t>1</m:t>
              </m:r>
            </m:e>
            <m:e>
              <m:r>
                <m:rPr>
                  <m:sty m:val="p"/>
                </m:rPr>
                <w:rPr>
                  <w:rFonts w:ascii="Cambria Math" w:hAnsi="Cambria Math"/>
                  <w:lang w:val="en-ZA"/>
                </w:rPr>
                <m:t>0.169</m:t>
              </m:r>
            </m:e>
            <m:e>
              <m:r>
                <m:rPr>
                  <m:sty m:val="p"/>
                </m:rPr>
                <w:rPr>
                  <w:rFonts w:ascii="Cambria Math" w:hAnsi="Cambria Math"/>
                  <w:lang w:val="en-ZA"/>
                </w:rPr>
                <m:t>0.732</m:t>
              </m:r>
            </m:e>
          </m:mr>
          <m:mr>
            <m:e>
              <m:r>
                <m:rPr>
                  <m:sty m:val="p"/>
                </m:rPr>
                <w:rPr>
                  <w:rFonts w:ascii="Cambria Math" w:hAnsi="Cambria Math"/>
                  <w:lang w:val="en-ZA"/>
                </w:rPr>
                <m:t>3</m:t>
              </m:r>
            </m:e>
            <m:e>
              <m:r>
                <m:rPr>
                  <m:sty m:val="p"/>
                </m:rPr>
                <w:rPr>
                  <w:rFonts w:ascii="Cambria Math" w:hAnsi="Cambria Math"/>
                  <w:lang w:val="en-ZA"/>
                </w:rPr>
                <m:t>0.507</m:t>
              </m:r>
            </m:e>
            <m:e>
              <m:r>
                <m:rPr>
                  <m:sty m:val="p"/>
                </m:rPr>
                <w:rPr>
                  <w:rFonts w:ascii="Cambria Math" w:hAnsi="Cambria Math"/>
                  <w:lang w:val="en-ZA"/>
                </w:rPr>
                <m:t>2.197</m:t>
              </m:r>
            </m:e>
          </m:mr>
        </m:m>
        <m:r>
          <m:rPr>
            <m:sty m:val="p"/>
          </m:rPr>
          <w:rPr>
            <w:rFonts w:ascii="Cambria Math" w:hAnsi="Cambria Math"/>
            <w:lang w:val="en-ZA"/>
          </w:rPr>
          <m:t xml:space="preserve">    </m:t>
        </m:r>
        <m:m>
          <m:mPr>
            <m:mcs>
              <m:mc>
                <m:mcPr>
                  <m:count m:val="3"/>
                  <m:mcJc m:val="center"/>
                </m:mcPr>
              </m:mc>
            </m:mcs>
            <m:ctrlPr>
              <w:rPr>
                <w:rFonts w:ascii="Cambria Math" w:hAnsi="Cambria Math"/>
                <w:lang w:val="en-ZA"/>
              </w:rPr>
            </m:ctrlPr>
          </m:mPr>
          <m:mr>
            <m:e>
              <m:r>
                <w:rPr>
                  <w:rFonts w:ascii="Cambria Math" w:hAnsi="Cambria Math"/>
                  <w:lang w:val="en-ZA"/>
                </w:rPr>
                <m:t>FN</m:t>
              </m:r>
            </m:e>
            <m:e>
              <m:r>
                <w:rPr>
                  <w:rFonts w:ascii="Cambria Math" w:hAnsi="Cambria Math"/>
                  <w:lang w:val="en-ZA"/>
                </w:rPr>
                <m:t>TN</m:t>
              </m:r>
            </m:e>
            <m:e>
              <m:r>
                <w:rPr>
                  <w:rFonts w:ascii="Cambria Math" w:hAnsi="Cambria Math"/>
                  <w:lang w:val="en-ZA"/>
                </w:rPr>
                <m:t>Precision</m:t>
              </m:r>
            </m:e>
          </m:mr>
          <m:mr>
            <m:e>
              <m:r>
                <m:rPr>
                  <m:sty m:val="p"/>
                </m:rPr>
                <w:rPr>
                  <w:rFonts w:ascii="Cambria Math" w:hAnsi="Cambria Math"/>
                  <w:lang w:val="en-ZA"/>
                </w:rPr>
                <m:t>20.436</m:t>
              </m:r>
            </m:e>
            <m:e>
              <m:r>
                <m:rPr>
                  <m:sty m:val="p"/>
                </m:rPr>
                <w:rPr>
                  <w:rFonts w:ascii="Cambria Math" w:hAnsi="Cambria Math"/>
                  <w:lang w:val="en-ZA"/>
                </w:rPr>
                <m:t>8527.662</m:t>
              </m:r>
            </m:e>
            <m:e>
              <m:r>
                <m:rPr>
                  <m:sty m:val="p"/>
                </m:rPr>
                <w:rPr>
                  <w:rFonts w:ascii="Cambria Math" w:hAnsi="Cambria Math"/>
                  <w:lang w:val="en-ZA"/>
                </w:rPr>
                <m:t>0.187</m:t>
              </m:r>
            </m:e>
          </m:mr>
          <m:mr>
            <m:e>
              <m:r>
                <m:rPr>
                  <m:sty m:val="p"/>
                </m:rPr>
                <w:rPr>
                  <w:rFonts w:ascii="Cambria Math" w:hAnsi="Cambria Math"/>
                  <w:lang w:val="en-ZA"/>
                </w:rPr>
                <m:t>20.098</m:t>
              </m:r>
            </m:e>
            <m:e>
              <m:r>
                <m:rPr>
                  <m:sty m:val="p"/>
                </m:rPr>
                <w:rPr>
                  <w:rFonts w:ascii="Cambria Math" w:hAnsi="Cambria Math"/>
                  <w:lang w:val="en-ZA"/>
                </w:rPr>
                <m:t>8526.197</m:t>
              </m:r>
            </m:e>
            <m:e>
              <m:r>
                <m:rPr>
                  <m:sty m:val="p"/>
                </m:rPr>
                <w:rPr>
                  <w:rFonts w:ascii="Cambria Math" w:hAnsi="Cambria Math"/>
                  <w:lang w:val="en-ZA"/>
                </w:rPr>
                <m:t>0.1875</m:t>
              </m:r>
            </m:e>
          </m:mr>
        </m:m>
        <m:r>
          <m:rPr>
            <m:sty m:val="p"/>
          </m:rPr>
          <w:rPr>
            <w:rFonts w:ascii="Cambria Math" w:hAnsi="Cambria Math"/>
            <w:lang w:val="en-ZA"/>
          </w:rPr>
          <m:t xml:space="preserve">   </m:t>
        </m:r>
        <m:m>
          <m:mPr>
            <m:mcs>
              <m:mc>
                <m:mcPr>
                  <m:count m:val="1"/>
                  <m:mcJc m:val="center"/>
                </m:mcPr>
              </m:mc>
            </m:mcs>
            <m:ctrlPr>
              <w:rPr>
                <w:rFonts w:ascii="Cambria Math" w:hAnsi="Cambria Math"/>
                <w:lang w:val="en-ZA"/>
              </w:rPr>
            </m:ctrlPr>
          </m:mPr>
          <m:mr>
            <m:e>
              <m:r>
                <w:rPr>
                  <w:rFonts w:ascii="Cambria Math" w:hAnsi="Cambria Math"/>
                  <w:lang w:val="en-ZA"/>
                </w:rPr>
                <m:t>recall</m:t>
              </m:r>
            </m:e>
          </m:mr>
          <m:mr>
            <m:e>
              <m:r>
                <m:rPr>
                  <m:sty m:val="p"/>
                </m:rPr>
                <w:rPr>
                  <w:rFonts w:ascii="Cambria Math" w:hAnsi="Cambria Math"/>
                  <w:lang w:val="en-ZA"/>
                </w:rPr>
                <m:t>0.015</m:t>
              </m:r>
            </m:e>
          </m:mr>
          <m:mr>
            <m:e>
              <m:r>
                <m:rPr>
                  <m:sty m:val="p"/>
                </m:rPr>
                <w:rPr>
                  <w:rFonts w:ascii="Cambria Math" w:hAnsi="Cambria Math"/>
                  <w:lang w:val="en-ZA"/>
                </w:rPr>
                <m:t>0.052</m:t>
              </m:r>
            </m:e>
          </m:mr>
        </m:m>
        <m:r>
          <m:rPr>
            <m:sty m:val="p"/>
          </m:rPr>
          <w:rPr>
            <w:rFonts w:ascii="Cambria Math" w:hAnsi="Cambria Math"/>
            <w:lang w:val="en-ZA"/>
          </w:rPr>
          <m:t xml:space="preserve">    </m:t>
        </m:r>
        <m:m>
          <m:mPr>
            <m:mcs>
              <m:mc>
                <m:mcPr>
                  <m:count m:val="2"/>
                  <m:mcJc m:val="center"/>
                </m:mcPr>
              </m:mc>
            </m:mcs>
            <m:ctrlPr>
              <w:rPr>
                <w:rFonts w:ascii="Cambria Math" w:hAnsi="Cambria Math"/>
                <w:lang w:val="en-ZA"/>
              </w:rPr>
            </m:ctrlPr>
          </m:mPr>
          <m:mr>
            <m:e>
              <m:r>
                <w:rPr>
                  <w:rFonts w:ascii="Cambria Math" w:hAnsi="Cambria Math"/>
                  <w:lang w:val="en-ZA"/>
                </w:rPr>
                <m:t>TPR</m:t>
              </m:r>
            </m:e>
            <m:e>
              <m:r>
                <w:rPr>
                  <w:rFonts w:ascii="Cambria Math" w:hAnsi="Cambria Math"/>
                  <w:lang w:val="en-ZA"/>
                </w:rPr>
                <m:t>FRP</m:t>
              </m:r>
            </m:e>
          </m:mr>
          <m:mr>
            <m:e>
              <m:r>
                <m:rPr>
                  <m:sty m:val="p"/>
                </m:rPr>
                <w:rPr>
                  <w:rFonts w:ascii="Cambria Math" w:hAnsi="Cambria Math"/>
                  <w:lang w:val="en-ZA"/>
                </w:rPr>
                <m:t>0.015</m:t>
              </m:r>
            </m:e>
            <m:e>
              <m:r>
                <m:rPr>
                  <m:sty m:val="p"/>
                </m:rPr>
                <w:rPr>
                  <w:rFonts w:ascii="Cambria Math" w:hAnsi="Cambria Math"/>
                  <w:lang w:val="en-ZA"/>
                </w:rPr>
                <m:t>8.584</m:t>
              </m:r>
            </m:e>
          </m:mr>
          <m:mr>
            <m:e>
              <m:r>
                <m:rPr>
                  <m:sty m:val="p"/>
                </m:rPr>
                <w:rPr>
                  <w:rFonts w:ascii="Cambria Math" w:hAnsi="Cambria Math"/>
                  <w:lang w:val="en-ZA"/>
                </w:rPr>
                <m:t>0.052</m:t>
              </m:r>
            </m:e>
            <m:e>
              <m:r>
                <m:rPr>
                  <m:sty m:val="p"/>
                </m:rPr>
                <w:rPr>
                  <w:rFonts w:ascii="Cambria Math" w:hAnsi="Cambria Math"/>
                  <w:lang w:val="en-ZA"/>
                </w:rPr>
                <m:t>2.575</m:t>
              </m:r>
            </m:e>
          </m:mr>
        </m:m>
      </m:oMath>
    </w:p>
    <w:p w14:paraId="03C69E55" w14:textId="77777777" w:rsidR="00582392" w:rsidRPr="00FC434F" w:rsidRDefault="004758B0" w:rsidP="00582392">
      <w:pPr>
        <w:pStyle w:val="NoSpacing"/>
        <w:rPr>
          <w:lang w:val="en-ZA"/>
        </w:rPr>
      </w:pPr>
      <m:oMathPara>
        <m:oMathParaPr>
          <m:jc m:val="left"/>
        </m:oMathParaPr>
        <m:oMath>
          <m:m>
            <m:mPr>
              <m:mcs>
                <m:mc>
                  <m:mcPr>
                    <m:count m:val="3"/>
                    <m:mcJc m:val="center"/>
                  </m:mcPr>
                </m:mc>
              </m:mcs>
              <m:ctrlPr>
                <w:rPr>
                  <w:rFonts w:ascii="Cambria Math" w:hAnsi="Cambria Math"/>
                  <w:lang w:val="en-ZA"/>
                </w:rPr>
              </m:ctrlPr>
            </m:mPr>
            <m:mr>
              <m:e>
                <m:r>
                  <m:rPr>
                    <m:sty m:val="p"/>
                  </m:rPr>
                  <w:rPr>
                    <w:rFonts w:ascii="Cambria Math" w:hAnsi="Cambria Math"/>
                    <w:lang w:val="en-ZA"/>
                  </w:rPr>
                  <m:t xml:space="preserve">5    </m:t>
                </m:r>
              </m:e>
              <m:e>
                <m:r>
                  <m:rPr>
                    <m:sty m:val="p"/>
                  </m:rPr>
                  <w:rPr>
                    <w:rFonts w:ascii="Cambria Math" w:hAnsi="Cambria Math"/>
                    <w:lang w:val="en-ZA"/>
                  </w:rPr>
                  <m:t>0.838</m:t>
                </m:r>
              </m:e>
              <m:e>
                <m:r>
                  <m:rPr>
                    <m:sty m:val="p"/>
                  </m:rPr>
                  <w:rPr>
                    <w:rFonts w:ascii="Cambria Math" w:hAnsi="Cambria Math"/>
                    <w:lang w:val="en-ZA"/>
                  </w:rPr>
                  <m:t>3.669</m:t>
                </m:r>
              </m:e>
            </m:mr>
            <m:mr>
              <m:e>
                <m:r>
                  <m:rPr>
                    <m:sty m:val="p"/>
                  </m:rPr>
                  <w:rPr>
                    <w:rFonts w:ascii="Cambria Math" w:hAnsi="Cambria Math"/>
                    <w:lang w:val="en-ZA"/>
                  </w:rPr>
                  <m:t xml:space="preserve">10   </m:t>
                </m:r>
              </m:e>
              <m:e>
                <m:r>
                  <m:rPr>
                    <m:sty m:val="p"/>
                  </m:rPr>
                  <w:rPr>
                    <w:rFonts w:ascii="Cambria Math" w:hAnsi="Cambria Math"/>
                    <w:lang w:val="en-ZA"/>
                  </w:rPr>
                  <m:t>1.464</m:t>
                </m:r>
              </m:e>
              <m:e>
                <m:r>
                  <m:rPr>
                    <m:sty m:val="p"/>
                  </m:rPr>
                  <w:rPr>
                    <w:rFonts w:ascii="Cambria Math" w:hAnsi="Cambria Math"/>
                    <w:lang w:val="en-ZA"/>
                  </w:rPr>
                  <m:t>7.549</m:t>
                </m:r>
              </m:e>
            </m:mr>
            <m:mr>
              <m:e>
                <m:r>
                  <m:rPr>
                    <m:sty m:val="p"/>
                  </m:rPr>
                  <w:rPr>
                    <w:rFonts w:ascii="Cambria Math" w:hAnsi="Cambria Math"/>
                    <w:lang w:val="en-ZA"/>
                  </w:rPr>
                  <m:t xml:space="preserve">15   </m:t>
                </m:r>
              </m:e>
              <m:e>
                <m:r>
                  <m:rPr>
                    <m:sty m:val="p"/>
                  </m:rPr>
                  <w:rPr>
                    <w:rFonts w:ascii="Cambria Math" w:hAnsi="Cambria Math"/>
                    <w:lang w:val="en-ZA"/>
                  </w:rPr>
                  <m:t>1.901</m:t>
                </m:r>
              </m:e>
              <m:e>
                <m:r>
                  <m:rPr>
                    <m:sty m:val="p"/>
                  </m:rPr>
                  <w:rPr>
                    <w:rFonts w:ascii="Cambria Math" w:hAnsi="Cambria Math"/>
                    <w:lang w:val="en-ZA"/>
                  </w:rPr>
                  <m:t>11.619</m:t>
                </m:r>
              </m:e>
            </m:mr>
          </m:m>
          <m:r>
            <m:rPr>
              <m:sty m:val="p"/>
            </m:rPr>
            <w:rPr>
              <w:rFonts w:ascii="Cambria Math" w:hAnsi="Cambria Math"/>
              <w:lang w:val="en-ZA"/>
            </w:rPr>
            <m:t xml:space="preserve">    </m:t>
          </m:r>
          <m:m>
            <m:mPr>
              <m:mcs>
                <m:mc>
                  <m:mcPr>
                    <m:count m:val="3"/>
                    <m:mcJc m:val="center"/>
                  </m:mcPr>
                </m:mc>
              </m:mcs>
              <m:ctrlPr>
                <w:rPr>
                  <w:rFonts w:ascii="Cambria Math" w:hAnsi="Cambria Math"/>
                  <w:lang w:val="en-ZA"/>
                </w:rPr>
              </m:ctrlPr>
            </m:mPr>
            <m:mr>
              <m:e>
                <m:r>
                  <m:rPr>
                    <m:sty m:val="p"/>
                  </m:rPr>
                  <w:rPr>
                    <w:rFonts w:ascii="Cambria Math" w:hAnsi="Cambria Math"/>
                    <w:lang w:val="en-ZA"/>
                  </w:rPr>
                  <m:t>19.767</m:t>
                </m:r>
              </m:e>
              <m:e>
                <m:r>
                  <m:rPr>
                    <m:sty m:val="p"/>
                  </m:rPr>
                  <w:rPr>
                    <w:rFonts w:ascii="Cambria Math" w:hAnsi="Cambria Math"/>
                    <w:lang w:val="en-ZA"/>
                  </w:rPr>
                  <m:t>8524.725</m:t>
                </m:r>
              </m:e>
              <m:e>
                <m:r>
                  <m:rPr>
                    <m:sty m:val="p"/>
                  </m:rPr>
                  <w:rPr>
                    <w:rFonts w:ascii="Cambria Math" w:hAnsi="Cambria Math"/>
                    <w:lang w:val="en-ZA"/>
                  </w:rPr>
                  <m:t>0.185</m:t>
                </m:r>
              </m:e>
            </m:mr>
            <m:mr>
              <m:e>
                <m:r>
                  <m:rPr>
                    <m:sty m:val="p"/>
                  </m:rPr>
                  <w:rPr>
                    <w:rFonts w:ascii="Cambria Math" w:hAnsi="Cambria Math"/>
                    <w:lang w:val="en-ZA"/>
                  </w:rPr>
                  <m:t>19.140</m:t>
                </m:r>
              </m:e>
              <m:e>
                <m:r>
                  <m:rPr>
                    <m:sty m:val="p"/>
                  </m:rPr>
                  <w:rPr>
                    <w:rFonts w:ascii="Cambria Math" w:hAnsi="Cambria Math"/>
                    <w:lang w:val="en-ZA"/>
                  </w:rPr>
                  <m:t>8520.845</m:t>
                </m:r>
              </m:e>
              <m:e>
                <m:r>
                  <m:rPr>
                    <m:sty m:val="p"/>
                  </m:rPr>
                  <w:rPr>
                    <w:rFonts w:ascii="Cambria Math" w:hAnsi="Cambria Math"/>
                    <w:lang w:val="en-ZA"/>
                  </w:rPr>
                  <m:t>0.162</m:t>
                </m:r>
              </m:e>
            </m:mr>
            <m:mr>
              <m:e>
                <m:r>
                  <m:rPr>
                    <m:sty m:val="p"/>
                  </m:rPr>
                  <w:rPr>
                    <w:rFonts w:ascii="Cambria Math" w:hAnsi="Cambria Math"/>
                    <w:lang w:val="en-ZA"/>
                  </w:rPr>
                  <m:t>18.708</m:t>
                </m:r>
              </m:e>
              <m:e>
                <m:r>
                  <m:rPr>
                    <m:sty m:val="p"/>
                  </m:rPr>
                  <w:rPr>
                    <w:rFonts w:ascii="Cambria Math" w:hAnsi="Cambria Math"/>
                    <w:lang w:val="en-ZA"/>
                  </w:rPr>
                  <m:t>8516.775</m:t>
                </m:r>
              </m:e>
              <m:e>
                <m:r>
                  <m:rPr>
                    <m:sty m:val="p"/>
                  </m:rPr>
                  <w:rPr>
                    <w:rFonts w:ascii="Cambria Math" w:hAnsi="Cambria Math"/>
                    <w:lang w:val="en-ZA"/>
                  </w:rPr>
                  <m:t>0.140</m:t>
                </m:r>
              </m:e>
            </m:mr>
          </m:m>
          <m:r>
            <m:rPr>
              <m:sty m:val="p"/>
            </m:rPr>
            <w:rPr>
              <w:rFonts w:ascii="Cambria Math" w:hAnsi="Cambria Math"/>
              <w:lang w:val="en-ZA"/>
            </w:rPr>
            <m:t xml:space="preserve">   </m:t>
          </m:r>
          <m:m>
            <m:mPr>
              <m:mcs>
                <m:mc>
                  <m:mcPr>
                    <m:count m:val="1"/>
                    <m:mcJc m:val="center"/>
                  </m:mcPr>
                </m:mc>
              </m:mcs>
              <m:ctrlPr>
                <w:rPr>
                  <w:rFonts w:ascii="Cambria Math" w:hAnsi="Cambria Math"/>
                  <w:lang w:val="en-ZA"/>
                </w:rPr>
              </m:ctrlPr>
            </m:mPr>
            <m:mr>
              <m:e>
                <m:r>
                  <m:rPr>
                    <m:sty m:val="p"/>
                  </m:rPr>
                  <w:rPr>
                    <w:rFonts w:ascii="Cambria Math" w:hAnsi="Cambria Math"/>
                    <w:lang w:val="en-ZA"/>
                  </w:rPr>
                  <m:t>0.076</m:t>
                </m:r>
              </m:e>
            </m:mr>
            <m:mr>
              <m:e>
                <m:r>
                  <m:rPr>
                    <m:sty m:val="p"/>
                  </m:rPr>
                  <w:rPr>
                    <w:rFonts w:ascii="Cambria Math" w:hAnsi="Cambria Math"/>
                    <w:lang w:val="en-ZA"/>
                  </w:rPr>
                  <m:t>0.120</m:t>
                </m:r>
              </m:e>
            </m:mr>
            <m:mr>
              <m:e>
                <m:r>
                  <m:rPr>
                    <m:sty m:val="p"/>
                  </m:rPr>
                  <w:rPr>
                    <w:rFonts w:ascii="Cambria Math" w:hAnsi="Cambria Math"/>
                    <w:lang w:val="en-ZA"/>
                  </w:rPr>
                  <m:t>0.148</m:t>
                </m:r>
              </m:e>
            </m:mr>
          </m:m>
          <m:r>
            <m:rPr>
              <m:sty m:val="p"/>
            </m:rPr>
            <w:rPr>
              <w:rFonts w:ascii="Cambria Math" w:hAnsi="Cambria Math"/>
              <w:lang w:val="en-ZA"/>
            </w:rPr>
            <m:t xml:space="preserve">    </m:t>
          </m:r>
          <m:m>
            <m:mPr>
              <m:mcs>
                <m:mc>
                  <m:mcPr>
                    <m:count m:val="2"/>
                    <m:mcJc m:val="center"/>
                  </m:mcPr>
                </m:mc>
              </m:mcs>
              <m:ctrlPr>
                <w:rPr>
                  <w:rFonts w:ascii="Cambria Math" w:hAnsi="Cambria Math"/>
                  <w:lang w:val="en-ZA"/>
                </w:rPr>
              </m:ctrlPr>
            </m:mPr>
            <m:mr>
              <m:e>
                <m:r>
                  <m:rPr>
                    <m:sty m:val="p"/>
                  </m:rPr>
                  <w:rPr>
                    <w:rFonts w:ascii="Cambria Math" w:hAnsi="Cambria Math"/>
                    <w:lang w:val="en-ZA"/>
                  </w:rPr>
                  <m:t>0.076</m:t>
                </m:r>
              </m:e>
              <m:e>
                <m:r>
                  <m:rPr>
                    <m:sty m:val="p"/>
                  </m:rPr>
                  <w:rPr>
                    <w:rFonts w:ascii="Cambria Math" w:hAnsi="Cambria Math"/>
                    <w:lang w:val="en-ZA"/>
                  </w:rPr>
                  <m:t>4.300</m:t>
                </m:r>
              </m:e>
            </m:mr>
            <m:mr>
              <m:e>
                <m:r>
                  <m:rPr>
                    <m:sty m:val="p"/>
                  </m:rPr>
                  <w:rPr>
                    <w:rFonts w:ascii="Cambria Math" w:hAnsi="Cambria Math"/>
                    <w:lang w:val="en-ZA"/>
                  </w:rPr>
                  <m:t>0.121</m:t>
                </m:r>
              </m:e>
              <m:e>
                <m:r>
                  <m:rPr>
                    <m:sty m:val="p"/>
                  </m:rPr>
                  <w:rPr>
                    <w:rFonts w:ascii="Cambria Math" w:hAnsi="Cambria Math"/>
                    <w:lang w:val="en-ZA"/>
                  </w:rPr>
                  <m:t>1.361</m:t>
                </m:r>
              </m:e>
            </m:mr>
            <m:mr>
              <m:e>
                <m:r>
                  <m:rPr>
                    <m:sty m:val="p"/>
                  </m:rPr>
                  <w:rPr>
                    <w:rFonts w:ascii="Cambria Math" w:hAnsi="Cambria Math"/>
                    <w:lang w:val="en-ZA"/>
                  </w:rPr>
                  <m:t>0.148</m:t>
                </m:r>
              </m:e>
              <m:e>
                <m:r>
                  <m:rPr>
                    <m:sty m:val="p"/>
                  </m:rPr>
                  <w:rPr>
                    <w:rFonts w:ascii="Cambria Math" w:hAnsi="Cambria Math"/>
                    <w:lang w:val="en-ZA"/>
                  </w:rPr>
                  <m:t>1.856</m:t>
                </m:r>
              </m:e>
            </m:mr>
          </m:m>
        </m:oMath>
      </m:oMathPara>
    </w:p>
    <w:p w14:paraId="75B4D65A" w14:textId="77777777" w:rsidR="00582392" w:rsidRPr="00FC434F" w:rsidRDefault="00582392" w:rsidP="00582392">
      <w:pPr>
        <w:shd w:val="clear" w:color="auto" w:fill="FFFFFF"/>
        <w:spacing w:after="150" w:line="240" w:lineRule="auto"/>
        <w:jc w:val="left"/>
        <w:rPr>
          <w:rFonts w:cs="Helvetica"/>
          <w:color w:val="333333"/>
          <w:szCs w:val="24"/>
          <w:shd w:val="clear" w:color="auto" w:fill="FFFFFF"/>
        </w:rPr>
      </w:pPr>
    </w:p>
    <w:p w14:paraId="250EA95E" w14:textId="74C988C4" w:rsidR="00244A9B" w:rsidRPr="00FC434F" w:rsidRDefault="00582392" w:rsidP="007B5C15">
      <w:r w:rsidRPr="00FC434F">
        <w:t xml:space="preserve">The most common loss functions in machine learning are the mean absolute error (MAE), mean squared error (MSE) and root mean squared error (RMSE). </w:t>
      </w:r>
      <w:r w:rsidR="002E2F1B" w:rsidRPr="00FC434F">
        <w:t>Regardless of the loss function, the error is equal to zero when the consumer watches the recommended movie consistently, and the algorithm is perfec</w:t>
      </w:r>
      <w:r w:rsidR="00D86C26" w:rsidRPr="00FC434F">
        <w:t>t</w:t>
      </w:r>
      <w:r w:rsidR="002E2F1B" w:rsidRPr="00FC434F">
        <w:t>.</w:t>
      </w:r>
      <w:r w:rsidR="00C93129" w:rsidRPr="00FC434F">
        <w:t xml:space="preserve"> The goal </w:t>
      </w:r>
      <w:r w:rsidRPr="00FC434F">
        <w:t>is to create a recommendation</w:t>
      </w:r>
      <w:r w:rsidR="00C93129" w:rsidRPr="00FC434F">
        <w:t xml:space="preserve"> system that gives a low RMSE, always (</w:t>
      </w:r>
      <w:r w:rsidR="00D1602F" w:rsidRPr="00FC434F">
        <w:t>Christian &amp; George, 2014</w:t>
      </w:r>
      <w:r w:rsidR="00C93129" w:rsidRPr="00FC434F">
        <w:t>)</w:t>
      </w:r>
      <w:r w:rsidRPr="00FC434F">
        <w:t>.</w:t>
      </w:r>
    </w:p>
    <w:p w14:paraId="77F70978" w14:textId="7F56C9E8" w:rsidR="00582392" w:rsidRPr="00FC434F" w:rsidRDefault="00244A9B" w:rsidP="00582392">
      <w:pPr>
        <w:pStyle w:val="NormalWeb"/>
        <w:shd w:val="clear" w:color="auto" w:fill="FFFFFF"/>
        <w:spacing w:before="0" w:beforeAutospacing="0" w:after="150" w:afterAutospacing="0"/>
        <w:rPr>
          <w:rFonts w:asciiTheme="minorHAnsi" w:hAnsiTheme="minorHAnsi" w:cs="Helvetica"/>
        </w:rPr>
      </w:pPr>
      <w:r w:rsidRPr="00FC434F">
        <w:rPr>
          <w:rFonts w:asciiTheme="minorHAnsi" w:hAnsiTheme="minorHAnsi" w:cs="Helvetica"/>
        </w:rPr>
        <w:t>The loss function formulae are given below</w:t>
      </w:r>
      <w:r w:rsidR="00032CAE" w:rsidRPr="00FC434F">
        <w:rPr>
          <w:rFonts w:asciiTheme="minorHAnsi" w:hAnsiTheme="minorHAnsi" w:cs="Helvetica"/>
        </w:rPr>
        <w:t>:</w:t>
      </w:r>
    </w:p>
    <w:p w14:paraId="5B33431E" w14:textId="77777777" w:rsidR="00582392" w:rsidRPr="00FC434F" w:rsidRDefault="00582392" w:rsidP="00582392">
      <w:pPr>
        <w:pStyle w:val="NormalWeb"/>
        <w:shd w:val="clear" w:color="auto" w:fill="FFFFFF"/>
        <w:spacing w:before="0" w:beforeAutospacing="0" w:after="150" w:afterAutospacing="0"/>
        <w:rPr>
          <w:rFonts w:asciiTheme="minorHAnsi" w:hAnsiTheme="minorHAnsi" w:cs="Helvetica"/>
        </w:rPr>
      </w:pPr>
      <m:oMathPara>
        <m:oMathParaPr>
          <m:jc m:val="left"/>
        </m:oMathParaPr>
        <m:oMath>
          <m:r>
            <m:rPr>
              <m:sty m:val="p"/>
            </m:rPr>
            <w:rPr>
              <w:rFonts w:ascii="Cambria Math" w:hAnsi="Cambria Math" w:cs="Helvetica"/>
            </w:rPr>
            <w:lastRenderedPageBreak/>
            <m:t>MAE=</m:t>
          </m:r>
          <m:f>
            <m:fPr>
              <m:ctrlPr>
                <w:rPr>
                  <w:rFonts w:ascii="Cambria Math" w:hAnsi="Cambria Math" w:cs="Helvetica"/>
                </w:rPr>
              </m:ctrlPr>
            </m:fPr>
            <m:num>
              <m:r>
                <m:rPr>
                  <m:sty m:val="p"/>
                </m:rPr>
                <w:rPr>
                  <w:rFonts w:ascii="Cambria Math" w:hAnsi="Cambria Math" w:cs="Helvetica"/>
                </w:rPr>
                <m:t>1</m:t>
              </m:r>
            </m:num>
            <m:den>
              <m:r>
                <m:rPr>
                  <m:sty m:val="p"/>
                </m:rPr>
                <w:rPr>
                  <w:rFonts w:ascii="Cambria Math" w:hAnsi="Cambria Math" w:cs="Helvetica"/>
                </w:rPr>
                <m:t>|T|</m:t>
              </m:r>
            </m:den>
          </m:f>
          <m:nary>
            <m:naryPr>
              <m:chr m:val="∑"/>
              <m:limLoc m:val="undOvr"/>
              <m:supHide m:val="1"/>
              <m:ctrlPr>
                <w:rPr>
                  <w:rFonts w:ascii="Cambria Math" w:hAnsi="Cambria Math" w:cs="Helvetica"/>
                </w:rPr>
              </m:ctrlPr>
            </m:naryPr>
            <m:sub>
              <m:d>
                <m:dPr>
                  <m:ctrlPr>
                    <w:rPr>
                      <w:rFonts w:ascii="Cambria Math" w:hAnsi="Cambria Math" w:cs="Helvetica"/>
                    </w:rPr>
                  </m:ctrlPr>
                </m:dPr>
                <m:e>
                  <m:r>
                    <m:rPr>
                      <m:sty m:val="p"/>
                    </m:rPr>
                    <w:rPr>
                      <w:rFonts w:ascii="Cambria Math" w:hAnsi="Cambria Math" w:cs="Helvetica"/>
                    </w:rPr>
                    <m:t>u,i</m:t>
                  </m:r>
                </m:e>
              </m:d>
              <m:r>
                <m:rPr>
                  <m:sty m:val="p"/>
                </m:rPr>
                <w:rPr>
                  <w:rFonts w:ascii="Cambria Math" w:hAnsi="Cambria Math" w:cs="Helvetica"/>
                </w:rPr>
                <m:t>ET</m:t>
              </m:r>
            </m:sub>
            <m:sup/>
            <m:e>
              <m:d>
                <m:dPr>
                  <m:begChr m:val="|"/>
                  <m:endChr m:val="|"/>
                  <m:ctrlPr>
                    <w:rPr>
                      <w:rFonts w:ascii="Cambria Math" w:hAnsi="Cambria Math" w:cs="Helvetica"/>
                    </w:rPr>
                  </m:ctrlPr>
                </m:dPr>
                <m:e>
                  <m:sSub>
                    <m:sSubPr>
                      <m:ctrlPr>
                        <w:rPr>
                          <w:rFonts w:ascii="Cambria Math" w:hAnsi="Cambria Math" w:cs="Helvetica"/>
                        </w:rPr>
                      </m:ctrlPr>
                    </m:sSubPr>
                    <m:e>
                      <m:r>
                        <m:rPr>
                          <m:sty m:val="p"/>
                        </m:rPr>
                        <w:rPr>
                          <w:rFonts w:ascii="Cambria Math" w:hAnsi="Cambria Math" w:cs="Helvetica"/>
                        </w:rPr>
                        <m:t>r</m:t>
                      </m:r>
                    </m:e>
                    <m:sub>
                      <m:r>
                        <m:rPr>
                          <m:sty m:val="p"/>
                        </m:rPr>
                        <w:rPr>
                          <w:rFonts w:ascii="Cambria Math" w:hAnsi="Cambria Math" w:cs="Helvetica"/>
                        </w:rPr>
                        <m:t>u,i</m:t>
                      </m:r>
                    </m:sub>
                  </m:sSub>
                  <m:r>
                    <m:rPr>
                      <m:sty m:val="p"/>
                    </m:rPr>
                    <w:rPr>
                      <w:rFonts w:ascii="Cambria Math" w:hAnsi="Cambria Math" w:cs="Helvetica"/>
                    </w:rPr>
                    <m:t>-</m:t>
                  </m:r>
                  <m:sSub>
                    <m:sSubPr>
                      <m:ctrlPr>
                        <w:rPr>
                          <w:rFonts w:ascii="Cambria Math" w:hAnsi="Cambria Math" w:cs="Helvetica"/>
                        </w:rPr>
                      </m:ctrlPr>
                    </m:sSubPr>
                    <m:e>
                      <m:acc>
                        <m:accPr>
                          <m:chr m:val="̌"/>
                          <m:ctrlPr>
                            <w:rPr>
                              <w:rFonts w:ascii="Cambria Math" w:hAnsi="Cambria Math" w:cs="Helvetica"/>
                            </w:rPr>
                          </m:ctrlPr>
                        </m:accPr>
                        <m:e>
                          <m:r>
                            <m:rPr>
                              <m:sty m:val="p"/>
                            </m:rPr>
                            <w:rPr>
                              <w:rFonts w:ascii="Cambria Math" w:hAnsi="Cambria Math" w:cs="Helvetica"/>
                            </w:rPr>
                            <m:t>r</m:t>
                          </m:r>
                        </m:e>
                      </m:acc>
                    </m:e>
                    <m:sub>
                      <m:r>
                        <m:rPr>
                          <m:sty m:val="p"/>
                        </m:rPr>
                        <w:rPr>
                          <w:rFonts w:ascii="Cambria Math" w:hAnsi="Cambria Math" w:cs="Helvetica"/>
                        </w:rPr>
                        <m:t>u,i</m:t>
                      </m:r>
                    </m:sub>
                  </m:sSub>
                </m:e>
              </m:d>
            </m:e>
          </m:nary>
        </m:oMath>
      </m:oMathPara>
    </w:p>
    <w:p w14:paraId="7D73D951" w14:textId="538B002E" w:rsidR="00046B68" w:rsidRPr="00FC434F" w:rsidRDefault="00046B68" w:rsidP="00582392">
      <w:pPr>
        <w:pStyle w:val="NormalWeb"/>
        <w:shd w:val="clear" w:color="auto" w:fill="FFFFFF"/>
        <w:spacing w:before="0" w:beforeAutospacing="0" w:after="150" w:afterAutospacing="0"/>
        <w:rPr>
          <w:rFonts w:asciiTheme="minorHAnsi" w:hAnsiTheme="minorHAnsi" w:cs="Helvetica"/>
        </w:rPr>
      </w:pPr>
      <w:r w:rsidRPr="00FC434F">
        <w:rPr>
          <w:rFonts w:asciiTheme="minorHAnsi" w:hAnsiTheme="minorHAnsi" w:cs="Helvetica"/>
        </w:rPr>
        <w:t xml:space="preserve"> </w:t>
      </w:r>
      <m:oMath>
        <m:r>
          <m:rPr>
            <m:sty m:val="p"/>
          </m:rPr>
          <w:rPr>
            <w:rFonts w:ascii="Cambria Math" w:hAnsi="Cambria Math" w:cs="Helvetica"/>
          </w:rPr>
          <m:t>RMSE=</m:t>
        </m:r>
        <m:rad>
          <m:radPr>
            <m:degHide m:val="1"/>
            <m:ctrlPr>
              <w:rPr>
                <w:rFonts w:ascii="Cambria Math" w:hAnsi="Cambria Math" w:cs="Helvetica"/>
              </w:rPr>
            </m:ctrlPr>
          </m:radPr>
          <m:deg/>
          <m:e>
            <m:f>
              <m:fPr>
                <m:ctrlPr>
                  <w:rPr>
                    <w:rFonts w:ascii="Cambria Math" w:hAnsi="Cambria Math" w:cs="Helvetica"/>
                  </w:rPr>
                </m:ctrlPr>
              </m:fPr>
              <m:num>
                <m:r>
                  <m:rPr>
                    <m:sty m:val="p"/>
                  </m:rPr>
                  <w:rPr>
                    <w:rFonts w:ascii="Cambria Math" w:hAnsi="Cambria Math" w:cs="Helvetica"/>
                  </w:rPr>
                  <m:t>1</m:t>
                </m:r>
              </m:num>
              <m:den>
                <m:r>
                  <m:rPr>
                    <m:sty m:val="p"/>
                  </m:rPr>
                  <w:rPr>
                    <w:rFonts w:ascii="Cambria Math" w:hAnsi="Cambria Math" w:cs="Helvetica"/>
                  </w:rPr>
                  <m:t>|T|</m:t>
                </m:r>
              </m:den>
            </m:f>
            <m:nary>
              <m:naryPr>
                <m:chr m:val="∑"/>
                <m:limLoc m:val="undOvr"/>
                <m:supHide m:val="1"/>
                <m:ctrlPr>
                  <w:rPr>
                    <w:rFonts w:ascii="Cambria Math" w:hAnsi="Cambria Math" w:cs="Helvetica"/>
                  </w:rPr>
                </m:ctrlPr>
              </m:naryPr>
              <m:sub>
                <m:d>
                  <m:dPr>
                    <m:ctrlPr>
                      <w:rPr>
                        <w:rFonts w:ascii="Cambria Math" w:hAnsi="Cambria Math" w:cs="Helvetica"/>
                      </w:rPr>
                    </m:ctrlPr>
                  </m:dPr>
                  <m:e>
                    <m:r>
                      <m:rPr>
                        <m:sty m:val="p"/>
                      </m:rPr>
                      <w:rPr>
                        <w:rFonts w:ascii="Cambria Math" w:hAnsi="Cambria Math" w:cs="Helvetica"/>
                      </w:rPr>
                      <m:t>u,i</m:t>
                    </m:r>
                  </m:e>
                </m:d>
                <m:r>
                  <m:rPr>
                    <m:sty m:val="p"/>
                  </m:rPr>
                  <w:rPr>
                    <w:rFonts w:ascii="Cambria Math" w:hAnsi="Cambria Math" w:cs="Helvetica"/>
                  </w:rPr>
                  <m:t>ET</m:t>
                </m:r>
              </m:sub>
              <m:sup/>
              <m:e>
                <m:sSup>
                  <m:sSupPr>
                    <m:ctrlPr>
                      <w:rPr>
                        <w:rFonts w:ascii="Cambria Math" w:hAnsi="Cambria Math" w:cs="Helvetica"/>
                      </w:rPr>
                    </m:ctrlPr>
                  </m:sSupPr>
                  <m:e>
                    <m:d>
                      <m:dPr>
                        <m:ctrlPr>
                          <w:rPr>
                            <w:rFonts w:ascii="Cambria Math" w:hAnsi="Cambria Math" w:cs="Helvetica"/>
                          </w:rPr>
                        </m:ctrlPr>
                      </m:dPr>
                      <m:e>
                        <m:sSub>
                          <m:sSubPr>
                            <m:ctrlPr>
                              <w:rPr>
                                <w:rFonts w:ascii="Cambria Math" w:hAnsi="Cambria Math" w:cs="Helvetica"/>
                              </w:rPr>
                            </m:ctrlPr>
                          </m:sSubPr>
                          <m:e>
                            <m:r>
                              <m:rPr>
                                <m:sty m:val="p"/>
                              </m:rPr>
                              <w:rPr>
                                <w:rFonts w:ascii="Cambria Math" w:hAnsi="Cambria Math" w:cs="Helvetica"/>
                              </w:rPr>
                              <m:t>r</m:t>
                            </m:r>
                          </m:e>
                          <m:sub>
                            <m:r>
                              <m:rPr>
                                <m:sty m:val="p"/>
                              </m:rPr>
                              <w:rPr>
                                <w:rFonts w:ascii="Cambria Math" w:hAnsi="Cambria Math" w:cs="Helvetica"/>
                              </w:rPr>
                              <m:t xml:space="preserve">u,i </m:t>
                            </m:r>
                          </m:sub>
                        </m:sSub>
                        <m:r>
                          <m:rPr>
                            <m:sty m:val="p"/>
                          </m:rPr>
                          <w:rPr>
                            <w:rFonts w:ascii="Cambria Math" w:hAnsi="Cambria Math" w:cs="Helvetica"/>
                          </w:rPr>
                          <m:t>-</m:t>
                        </m:r>
                        <m:sSub>
                          <m:sSubPr>
                            <m:ctrlPr>
                              <w:rPr>
                                <w:rFonts w:ascii="Cambria Math" w:hAnsi="Cambria Math" w:cs="Helvetica"/>
                              </w:rPr>
                            </m:ctrlPr>
                          </m:sSubPr>
                          <m:e>
                            <m:acc>
                              <m:accPr>
                                <m:chr m:val="̌"/>
                                <m:ctrlPr>
                                  <w:rPr>
                                    <w:rFonts w:ascii="Cambria Math" w:hAnsi="Cambria Math" w:cs="Helvetica"/>
                                  </w:rPr>
                                </m:ctrlPr>
                              </m:accPr>
                              <m:e>
                                <m:r>
                                  <m:rPr>
                                    <m:sty m:val="p"/>
                                  </m:rPr>
                                  <w:rPr>
                                    <w:rFonts w:ascii="Cambria Math" w:hAnsi="Cambria Math" w:cs="Helvetica"/>
                                  </w:rPr>
                                  <m:t>r</m:t>
                                </m:r>
                              </m:e>
                            </m:acc>
                          </m:e>
                          <m:sub>
                            <m:r>
                              <m:rPr>
                                <m:sty m:val="p"/>
                              </m:rPr>
                              <w:rPr>
                                <w:rFonts w:ascii="Cambria Math" w:hAnsi="Cambria Math" w:cs="Helvetica"/>
                              </w:rPr>
                              <m:t>u,i</m:t>
                            </m:r>
                          </m:sub>
                        </m:sSub>
                      </m:e>
                    </m:d>
                  </m:e>
                  <m:sup>
                    <m:r>
                      <m:rPr>
                        <m:sty m:val="p"/>
                      </m:rPr>
                      <w:rPr>
                        <w:rFonts w:ascii="Cambria Math" w:hAnsi="Cambria Math" w:cs="Helvetica"/>
                      </w:rPr>
                      <m:t>2</m:t>
                    </m:r>
                  </m:sup>
                </m:sSup>
              </m:e>
            </m:nary>
          </m:e>
        </m:rad>
        <m:r>
          <m:rPr>
            <m:sty m:val="p"/>
          </m:rPr>
          <w:rPr>
            <w:rFonts w:ascii="Cambria Math" w:hAnsi="Cambria Math" w:cs="Helvetica"/>
          </w:rPr>
          <m:t xml:space="preserve"> </m:t>
        </m:r>
      </m:oMath>
    </w:p>
    <w:p w14:paraId="27D0FE2A" w14:textId="4CF3EE3E" w:rsidR="00582392" w:rsidRPr="00FC434F" w:rsidRDefault="002F3C28" w:rsidP="007B5C15">
      <w:r w:rsidRPr="00FC434F">
        <w:t xml:space="preserve">Rui-sheng, Qi-dong and </w:t>
      </w:r>
      <w:r w:rsidR="004B7E78" w:rsidRPr="00FC434F">
        <w:t>Chun</w:t>
      </w:r>
      <w:r w:rsidRPr="00FC434F">
        <w:t xml:space="preserve"> </w:t>
      </w:r>
      <w:r w:rsidR="0080249F" w:rsidRPr="00FC434F">
        <w:t>set their m</w:t>
      </w:r>
      <w:r w:rsidR="00582392" w:rsidRPr="00FC434F">
        <w:t xml:space="preserve">ain training parameters to </w:t>
      </w:r>
      <m:oMath>
        <m:r>
          <w:rPr>
            <w:rFonts w:ascii="Cambria Math" w:hAnsi="Cambria Math"/>
          </w:rPr>
          <m:t>η=0.0001</m:t>
        </m:r>
      </m:oMath>
      <w:r w:rsidR="00582392" w:rsidRPr="00FC434F">
        <w:t xml:space="preserve"> </w:t>
      </w:r>
      <w:r w:rsidR="00ED2BA8" w:rsidRPr="00FC434F">
        <w:t>and</w:t>
      </w:r>
      <m:oMath>
        <m:r>
          <w:rPr>
            <w:rFonts w:ascii="Cambria Math" w:hAnsi="Cambria Math"/>
          </w:rPr>
          <m:t xml:space="preserve"> λ=0.07</m:t>
        </m:r>
      </m:oMath>
      <w:r w:rsidR="00582392" w:rsidRPr="00FC434F">
        <w:t>.</w:t>
      </w:r>
      <w:r w:rsidR="001D3719" w:rsidRPr="00FC434F">
        <w:t xml:space="preserve"> </w:t>
      </w:r>
      <w:r w:rsidR="002332FF" w:rsidRPr="00FC434F">
        <w:t xml:space="preserve">And </w:t>
      </w:r>
      <w:r w:rsidR="0080249F" w:rsidRPr="00FC434F">
        <w:t xml:space="preserve">further performed </w:t>
      </w:r>
      <w:r w:rsidR="002332FF" w:rsidRPr="00FC434F">
        <w:t xml:space="preserve">a </w:t>
      </w:r>
      <w:r w:rsidR="00582392" w:rsidRPr="00FC434F">
        <w:t>5 fold cross validation to test the algorithm in the whole experiment</w:t>
      </w:r>
      <w:r w:rsidR="002332FF" w:rsidRPr="00FC434F">
        <w:t>. This was performed to get more accurate results by first eliminating the effect of random choosing.</w:t>
      </w:r>
      <w:r w:rsidR="00F96CD5" w:rsidRPr="00FC434F">
        <w:t xml:space="preserve"> </w:t>
      </w:r>
      <w:r w:rsidR="00582392" w:rsidRPr="00FC434F">
        <w:t>The</w:t>
      </w:r>
      <w:r w:rsidR="00F96CD5" w:rsidRPr="00FC434F">
        <w:t>y concluded that, the MAE and RMS</w:t>
      </w:r>
      <w:r w:rsidR="00582392" w:rsidRPr="00FC434F">
        <w:t>E become smaller as the factor increase</w:t>
      </w:r>
      <w:r w:rsidRPr="00FC434F">
        <w:t xml:space="preserve"> (Rui-sheng et al., 2014)</w:t>
      </w:r>
      <w:r w:rsidR="00582392" w:rsidRPr="00FC434F">
        <w:t>.</w:t>
      </w:r>
    </w:p>
    <w:p w14:paraId="52DEA9AB" w14:textId="64B838E7" w:rsidR="00860103" w:rsidRPr="00FC434F" w:rsidRDefault="006C5A96" w:rsidP="00A82D7A">
      <w:pPr>
        <w:rPr>
          <w:rFonts w:ascii="Helvetica" w:hAnsi="Helvetica"/>
          <w:color w:val="555555"/>
          <w:sz w:val="21"/>
          <w:szCs w:val="21"/>
        </w:rPr>
      </w:pPr>
      <w:r w:rsidRPr="00FC434F">
        <w:t>The Differential model</w:t>
      </w:r>
      <w:r w:rsidR="008925D2" w:rsidRPr="00FC434F">
        <w:t xml:space="preserve"> in </w:t>
      </w:r>
      <w:r w:rsidR="009725A2">
        <w:t>C</w:t>
      </w:r>
      <w:r w:rsidR="008925D2" w:rsidRPr="00FC434F">
        <w:t>hapter 3.2.1</w:t>
      </w:r>
      <w:r w:rsidRPr="00FC434F">
        <w:t xml:space="preserve">, proposed by Rui-sheng, Qi-dong and Chun (2014) </w:t>
      </w:r>
      <w:r w:rsidR="00582392" w:rsidRPr="00FC434F">
        <w:t>yield</w:t>
      </w:r>
      <w:r w:rsidRPr="00FC434F">
        <w:t>ed</w:t>
      </w:r>
      <w:r w:rsidR="00582392" w:rsidRPr="00FC434F">
        <w:t xml:space="preserve"> a better accuracy than MF</w:t>
      </w:r>
      <w:r w:rsidR="0008277A" w:rsidRPr="00FC434F">
        <w:t>,</w:t>
      </w:r>
      <w:r w:rsidR="00582392" w:rsidRPr="00FC434F">
        <w:t xml:space="preserve"> as the MAE and </w:t>
      </w:r>
      <w:r w:rsidR="0008277A" w:rsidRPr="00FC434F">
        <w:t>RMSE was</w:t>
      </w:r>
      <w:r w:rsidR="00582392" w:rsidRPr="00FC434F">
        <w:t xml:space="preserve"> significantly low</w:t>
      </w:r>
      <w:r w:rsidRPr="00FC434F">
        <w:t>er. This implies</w:t>
      </w:r>
      <w:r w:rsidR="00582392" w:rsidRPr="00FC434F">
        <w:t xml:space="preserve"> that the model can </w:t>
      </w:r>
      <w:r w:rsidRPr="00FC434F">
        <w:t>be applied</w:t>
      </w:r>
      <w:r w:rsidR="00582392" w:rsidRPr="00FC434F">
        <w:t xml:space="preserve"> to any matrix </w:t>
      </w:r>
      <w:r w:rsidR="005D656F">
        <w:t>factorisation</w:t>
      </w:r>
      <w:r w:rsidR="00582392" w:rsidRPr="00FC434F">
        <w:t xml:space="preserve"> technique and improve the quality of the recommendation.</w:t>
      </w:r>
    </w:p>
    <w:p w14:paraId="431FE986" w14:textId="77777777" w:rsidR="004E47FC" w:rsidRPr="00FC434F" w:rsidRDefault="004E47FC" w:rsidP="00D660FC">
      <w:pPr>
        <w:pStyle w:val="Heading2"/>
      </w:pPr>
      <w:bookmarkStart w:id="57" w:name="_Toc56766022"/>
      <w:r w:rsidRPr="00FC434F">
        <w:t>Summary concluding remarks</w:t>
      </w:r>
      <w:bookmarkEnd w:id="57"/>
    </w:p>
    <w:p w14:paraId="3A4EA2CE" w14:textId="3B0E28E0" w:rsidR="00582392" w:rsidRPr="00FC434F" w:rsidRDefault="00582392" w:rsidP="007B5C15">
      <w:r w:rsidRPr="00FC434F">
        <w:t>Applying memory-based CF algorithms is simple and the application on dense datasets gives good predictions for recommendation. The drawbacks of memory-based CF algorithms includ</w:t>
      </w:r>
      <w:r w:rsidR="00FA40F2">
        <w:t>e</w:t>
      </w:r>
      <w:r w:rsidRPr="00FC434F">
        <w:t xml:space="preserve"> dependence on user ratings, reduced performance on sparse data, problems associated with new users and items, limited scalability for large datasets, and so forth, are overcome in other recommendation methods like model-based, matrix factor and hybridization</w:t>
      </w:r>
      <w:r w:rsidR="00A94BC6" w:rsidRPr="00FC434F">
        <w:t>. M</w:t>
      </w:r>
      <w:r w:rsidRPr="00FC434F">
        <w:t>emory</w:t>
      </w:r>
      <w:r w:rsidR="00E33BCE" w:rsidRPr="00FC434F">
        <w:t>-based CF on imputed and dimension</w:t>
      </w:r>
      <w:r w:rsidRPr="00FC434F">
        <w:t>-reduced rating data produces more accurate predictions than on the original sparse rating data, since imputations deal with the issue of sparsity and dimension-reduction</w:t>
      </w:r>
      <w:r w:rsidR="00A94BC6" w:rsidRPr="00FC434F">
        <w:t xml:space="preserve"> deals with scalability issues, these were discovered by Xiaoyuan &amp; Taghi (2009)</w:t>
      </w:r>
      <w:r w:rsidR="00E33BCE" w:rsidRPr="00FC434F">
        <w:t>.</w:t>
      </w:r>
      <w:r w:rsidR="00A94BC6" w:rsidRPr="00FC434F">
        <w:t xml:space="preserve"> </w:t>
      </w:r>
      <w:r w:rsidRPr="00FC434F">
        <w:t>Meaning, dealing with the matrix before measuring for similarities between users is still by far the ideal approach to go for in order to achieve desired predictions.</w:t>
      </w:r>
    </w:p>
    <w:p w14:paraId="29C6F2FF" w14:textId="4EC128E4" w:rsidR="00582392" w:rsidRPr="00FC434F" w:rsidRDefault="00582392" w:rsidP="00582392">
      <w:r w:rsidRPr="00FC434F">
        <w:t>PCC and VS are two excellent and most common algorithms used to measure similarity between users, but the PCC is mostly preferred because it considers personal differences of every user and gives results that are more accurate</w:t>
      </w:r>
      <w:r w:rsidR="00F32D93" w:rsidRPr="00FC434F">
        <w:t xml:space="preserve"> (Rui-sheng et al., 2014)</w:t>
      </w:r>
      <w:r w:rsidRPr="00FC434F">
        <w:t xml:space="preserve">. However, it is mostly ideal to run these similarity measures, namely PCC and VS, on an imputed and scaled matrix for more accurate and quality results. We determine the quality and accuracy </w:t>
      </w:r>
      <w:r w:rsidRPr="00FC434F">
        <w:lastRenderedPageBreak/>
        <w:t xml:space="preserve">between the similarity measures by evaluation metrics, MAE and RMSE. The lower the MAE or RMSE, the closer the predictions are to the eventual outcomes. Some research papers like </w:t>
      </w:r>
      <w:r w:rsidR="00FE61C3" w:rsidRPr="00FC434F">
        <w:rPr>
          <w:rFonts w:ascii="Calibri" w:hAnsi="Calibri" w:cs="Calibri"/>
        </w:rPr>
        <w:t xml:space="preserve">Sarwar </w:t>
      </w:r>
      <w:r w:rsidR="00FE61C3" w:rsidRPr="00FC434F">
        <w:rPr>
          <w:rFonts w:ascii="Calibri" w:hAnsi="Calibri" w:cs="Calibri"/>
          <w:i/>
          <w:iCs/>
        </w:rPr>
        <w:t>et al</w:t>
      </w:r>
      <w:r w:rsidR="00FE61C3" w:rsidRPr="00FC434F">
        <w:rPr>
          <w:rFonts w:ascii="Calibri" w:hAnsi="Calibri" w:cs="Calibri"/>
        </w:rPr>
        <w:t>. (2001)</w:t>
      </w:r>
      <w:r w:rsidRPr="00FC434F">
        <w:rPr>
          <w:color w:val="FF0000"/>
        </w:rPr>
        <w:t xml:space="preserve"> </w:t>
      </w:r>
      <w:r w:rsidRPr="00FC434F">
        <w:t xml:space="preserve">found the adjusted VS (also called adjusted cosine similarity) method yielding more accurate and quality predictions when compared to the rest, and that is because their adjusted-VS takes into account the differences in rating scale between different users. This adjusted VS is </w:t>
      </w:r>
      <w:r w:rsidR="000C39E6" w:rsidRPr="00FC434F">
        <w:t>going</w:t>
      </w:r>
      <w:r w:rsidRPr="00FC434F">
        <w:t xml:space="preserve"> to perform like PCC because both consider the users’ personal differences.</w:t>
      </w:r>
    </w:p>
    <w:p w14:paraId="5064EEA3" w14:textId="2942DF0F" w:rsidR="00582392" w:rsidRPr="00FC434F" w:rsidRDefault="00582392" w:rsidP="00582392">
      <w:r w:rsidRPr="00FC434F">
        <w:t xml:space="preserve">Generally speaking, the matrix </w:t>
      </w:r>
      <w:r w:rsidR="005D656F">
        <w:t>factorisation</w:t>
      </w:r>
      <w:r w:rsidRPr="00FC434F">
        <w:t xml:space="preserve"> algorithm yields better accuracy than neighbour-based algorithms</w:t>
      </w:r>
      <w:r w:rsidR="009B2DB4" w:rsidRPr="00FC434F">
        <w:t xml:space="preserve"> (Rui-sheng et al., 2014). </w:t>
      </w:r>
      <w:r w:rsidRPr="00FC434F">
        <w:t>Again, the differential model performed on matrix factor</w:t>
      </w:r>
      <w:r w:rsidR="00382E4E">
        <w:t>s</w:t>
      </w:r>
      <w:r w:rsidRPr="00FC434F">
        <w:t xml:space="preserve"> proves to improve the quality of recommendations dramatically because its recommendations are closer to the eventual outcomes. Matrix factor’s accuracy in predictions is further collaborated by the 2009 Netflix prize Competition, where it was shown that the MF methods are very useful in improving the recommendations’ accuracy and quality</w:t>
      </w:r>
      <w:r w:rsidR="00A80E6A" w:rsidRPr="00FC434F">
        <w:t xml:space="preserve"> (</w:t>
      </w:r>
      <w:r w:rsidR="00A80E6A" w:rsidRPr="00FC434F">
        <w:rPr>
          <w:rFonts w:ascii="Calibri" w:hAnsi="Calibri" w:cs="Calibri"/>
          <w:color w:val="221E1F"/>
        </w:rPr>
        <w:t>Ricci, Rokach &amp; Shapira</w:t>
      </w:r>
      <w:r w:rsidR="000950A1" w:rsidRPr="00FC434F">
        <w:rPr>
          <w:rFonts w:ascii="Calibri" w:hAnsi="Calibri" w:cs="Calibri"/>
          <w:color w:val="221E1F"/>
        </w:rPr>
        <w:t>,</w:t>
      </w:r>
      <w:r w:rsidR="00A80E6A" w:rsidRPr="00FC434F">
        <w:rPr>
          <w:rFonts w:ascii="Calibri" w:hAnsi="Calibri" w:cs="Calibri"/>
          <w:color w:val="221E1F"/>
        </w:rPr>
        <w:t xml:space="preserve"> 2015</w:t>
      </w:r>
      <w:r w:rsidR="00A80E6A" w:rsidRPr="00FC434F">
        <w:t>)</w:t>
      </w:r>
      <w:r w:rsidRPr="00FC434F">
        <w:t>.</w:t>
      </w:r>
    </w:p>
    <w:p w14:paraId="4A0F3342" w14:textId="1A6D7EF1" w:rsidR="00EC178D" w:rsidRPr="00FC434F" w:rsidRDefault="00582392" w:rsidP="00C45F56">
      <w:r w:rsidRPr="00FC434F">
        <w:t>In hybrid recommender systems, the weaknesses of multiple recommender systems are leveraged to improve the performance of existing recommender systems</w:t>
      </w:r>
      <w:r w:rsidR="00606688" w:rsidRPr="00FC434F">
        <w:t xml:space="preserve"> (</w:t>
      </w:r>
      <w:r w:rsidR="00422B81" w:rsidRPr="00FC434F">
        <w:rPr>
          <w:rFonts w:ascii="Calibri" w:hAnsi="Calibri" w:cs="Calibri"/>
          <w:color w:val="221E1F"/>
        </w:rPr>
        <w:t>Ricci, Rokach &amp; Shapira, 2015</w:t>
      </w:r>
      <w:r w:rsidR="00606688" w:rsidRPr="00FC434F">
        <w:t>)</w:t>
      </w:r>
      <w:r w:rsidRPr="00FC434F">
        <w:t>. An important motivation for the construction of hybrid recommender systems is the strengths and weaknesses each recommender system has</w:t>
      </w:r>
      <w:r w:rsidR="00B653B5" w:rsidRPr="00FC434F">
        <w:t xml:space="preserve"> (</w:t>
      </w:r>
      <w:r w:rsidR="00D1602F" w:rsidRPr="00FC434F">
        <w:t>Christian &amp; George, 2014</w:t>
      </w:r>
      <w:r w:rsidR="00422B81" w:rsidRPr="00FC434F">
        <w:t>)</w:t>
      </w:r>
      <w:r w:rsidRPr="00FC434F">
        <w:t>. Some recommender systems work more effectively at cold start, whereas others work more effectively when data available is sufficient</w:t>
      </w:r>
      <w:r w:rsidR="007B4CA1" w:rsidRPr="00FC434F">
        <w:t xml:space="preserve"> (Ruihui, Xiaoqin &amp; Lixin, 2018)</w:t>
      </w:r>
      <w:r w:rsidRPr="00FC434F">
        <w:t>. To build a system with greater overall robustness, hybrid recommendation systems aim to exploit the complementary strengths of the systems. In electronic commerce applications, hybrid technique helps customers in making better decisions in choosing items. This recommendation assist in the purchasing decision in websites like Amazon and help increases the sales in different companies.</w:t>
      </w:r>
    </w:p>
    <w:p w14:paraId="4886F5FF" w14:textId="4BC89101" w:rsidR="00D660FC" w:rsidRPr="00FC434F" w:rsidRDefault="000C39E6" w:rsidP="00D660FC">
      <w:pPr>
        <w:pStyle w:val="Heading2"/>
        <w:rPr>
          <w:sz w:val="36"/>
        </w:rPr>
      </w:pPr>
      <w:bookmarkStart w:id="58" w:name="_Toc56766023"/>
      <w:r w:rsidRPr="00FC434F">
        <w:t>Conclusio</w:t>
      </w:r>
      <w:r w:rsidR="00B51BEE" w:rsidRPr="00FC434F">
        <w:t>n</w:t>
      </w:r>
      <w:bookmarkEnd w:id="58"/>
    </w:p>
    <w:p w14:paraId="7C9824CE" w14:textId="0C3FFFAA" w:rsidR="00D06A89" w:rsidRPr="00FC434F" w:rsidRDefault="00D06A89" w:rsidP="00ED0171">
      <w:r w:rsidRPr="00FC434F">
        <w:t xml:space="preserve">Prediction of ratings and suggestions will be obtained by a large vary of algorithms, whereas strategies like </w:t>
      </w:r>
      <w:r w:rsidR="00501E93" w:rsidRPr="00FC434F">
        <w:t>Neighbourhood</w:t>
      </w:r>
      <w:r w:rsidRPr="00FC434F">
        <w:t xml:space="preserve">-based cooperative Filtering strategies </w:t>
      </w:r>
      <w:r w:rsidR="003340FE">
        <w:t xml:space="preserve">are </w:t>
      </w:r>
      <w:r w:rsidRPr="00FC434F">
        <w:t xml:space="preserve">straightforward and intuitive. Matrix factorisation (MF) models have repeatedly </w:t>
      </w:r>
      <w:r w:rsidR="00501E93" w:rsidRPr="00FC434F">
        <w:t>incontestable</w:t>
      </w:r>
      <w:r w:rsidRPr="00FC434F">
        <w:t xml:space="preserve"> higher </w:t>
      </w:r>
      <w:r w:rsidRPr="00FC434F">
        <w:lastRenderedPageBreak/>
        <w:t>accuracy than different strategies, like Nearest-</w:t>
      </w:r>
      <w:r w:rsidR="00501E93" w:rsidRPr="00FC434F">
        <w:t>Neighbour</w:t>
      </w:r>
      <w:r w:rsidRPr="00FC434F">
        <w:t>. The dashboard permits users to settle on any set of things and generate top quality recommendations</w:t>
      </w:r>
      <w:r w:rsidR="00AC6531">
        <w:t xml:space="preserve"> as giving movie ratings to people </w:t>
      </w:r>
      <w:r w:rsidR="00CB730A" w:rsidRPr="00FC434F">
        <w:t>.</w:t>
      </w:r>
    </w:p>
    <w:p w14:paraId="73C8E5A0" w14:textId="607271F2" w:rsidR="00D06A89" w:rsidRPr="00FC434F" w:rsidRDefault="00D06A89" w:rsidP="00ED0171">
      <w:r w:rsidRPr="00FC434F">
        <w:t xml:space="preserve">In typical business recommender systems, wherever the quantity of users exceeds the quantity of obtainable things, item-based approaches are generally most popular since they supply additional correct recommendations, being computationally economical and requiring less frequent updates. </w:t>
      </w:r>
      <w:r w:rsidR="00764E3F">
        <w:t>U</w:t>
      </w:r>
      <w:r w:rsidRPr="00FC434F">
        <w:t>ser-based strategies sometimes offer additional original recommendations, which can lead users to satisfying expertise</w:t>
      </w:r>
      <w:r w:rsidR="00CB730A" w:rsidRPr="00FC434F">
        <w:t xml:space="preserve"> (</w:t>
      </w:r>
      <w:r w:rsidR="00D1602F" w:rsidRPr="00FC434F">
        <w:t>Christian &amp; George, 2014</w:t>
      </w:r>
      <w:r w:rsidR="00CB730A" w:rsidRPr="00FC434F">
        <w:t>)</w:t>
      </w:r>
      <w:r w:rsidRPr="00FC434F">
        <w:t>.</w:t>
      </w:r>
    </w:p>
    <w:p w14:paraId="543ED963" w14:textId="712F6D71" w:rsidR="00B05AA6" w:rsidRDefault="00501E93" w:rsidP="00ED0171">
      <w:r w:rsidRPr="00FC434F">
        <w:t xml:space="preserve">The similarity weights play a double </w:t>
      </w:r>
      <w:r w:rsidR="00046F33" w:rsidRPr="00FC434F">
        <w:t xml:space="preserve">role </w:t>
      </w:r>
      <w:r w:rsidRPr="00FC434F">
        <w:t xml:space="preserve">in neighbourhood-based recommendation methods: </w:t>
      </w:r>
      <w:r w:rsidR="00B05AA6">
        <w:t>they allow to select trusted neighbors whose ratings are used in the prediction and they provide the means the means to give more or less to those neighbours within the prediction</w:t>
      </w:r>
      <w:r w:rsidR="00B05AA6" w:rsidRPr="00B05AA6">
        <w:t xml:space="preserve">(Aggarwal ,2016).    </w:t>
      </w:r>
    </w:p>
    <w:p w14:paraId="0543B760" w14:textId="77777777" w:rsidR="00501E93" w:rsidRPr="00FC434F" w:rsidRDefault="00501E93" w:rsidP="00ED0171"/>
    <w:p w14:paraId="6D600982" w14:textId="77777777" w:rsidR="00382E4E" w:rsidRDefault="00382E4E">
      <w:pPr>
        <w:spacing w:line="276" w:lineRule="auto"/>
        <w:jc w:val="left"/>
        <w:rPr>
          <w:rFonts w:asciiTheme="majorHAnsi" w:eastAsiaTheme="majorEastAsia" w:hAnsiTheme="majorHAnsi" w:cstheme="majorBidi"/>
          <w:b/>
          <w:bCs/>
          <w:color w:val="3E3E67" w:themeColor="accent1" w:themeShade="BF"/>
          <w:sz w:val="32"/>
          <w:szCs w:val="28"/>
        </w:rPr>
      </w:pPr>
      <w:bookmarkStart w:id="59" w:name="_Toc56766024"/>
      <w:r>
        <w:br w:type="page"/>
      </w:r>
    </w:p>
    <w:p w14:paraId="11DE9673" w14:textId="685DB119" w:rsidR="00463A59" w:rsidRPr="00FC434F" w:rsidRDefault="00DC4247" w:rsidP="00327F50">
      <w:pPr>
        <w:pStyle w:val="Heading1"/>
        <w:spacing w:before="0"/>
      </w:pPr>
      <w:r w:rsidRPr="00FC434F">
        <w:lastRenderedPageBreak/>
        <w:t>Conclusion</w:t>
      </w:r>
      <w:bookmarkEnd w:id="59"/>
    </w:p>
    <w:p w14:paraId="233E7293" w14:textId="666565F5" w:rsidR="00D660FC" w:rsidRPr="00FC434F" w:rsidRDefault="000C39E6" w:rsidP="00D660FC">
      <w:pPr>
        <w:pStyle w:val="Heading2"/>
        <w:rPr>
          <w:rFonts w:eastAsia="Times New Roman"/>
          <w:sz w:val="24"/>
          <w:u w:val="none"/>
          <w:lang w:eastAsia="en-ZA" w:bidi="ar-SA"/>
        </w:rPr>
      </w:pPr>
      <w:bookmarkStart w:id="60" w:name="_Toc56766025"/>
      <w:r w:rsidRPr="00FC434F">
        <w:rPr>
          <w:u w:val="none"/>
        </w:rPr>
        <w:t>Introduction</w:t>
      </w:r>
      <w:bookmarkEnd w:id="60"/>
      <w:r w:rsidRPr="00FC434F">
        <w:rPr>
          <w:sz w:val="24"/>
          <w:u w:val="none"/>
        </w:rPr>
        <w:t xml:space="preserve"> </w:t>
      </w:r>
    </w:p>
    <w:p w14:paraId="7687B025" w14:textId="3DC5A8E9" w:rsidR="00154B00" w:rsidRPr="00FC434F" w:rsidRDefault="00DF749E" w:rsidP="007B5C15">
      <w:pPr>
        <w:rPr>
          <w:lang w:bidi="ar-SA"/>
        </w:rPr>
      </w:pPr>
      <w:r w:rsidRPr="00FC434F">
        <w:rPr>
          <w:lang w:bidi="ar-SA"/>
        </w:rPr>
        <w:t>This fin</w:t>
      </w:r>
      <w:r w:rsidR="00770492" w:rsidRPr="00FC434F">
        <w:rPr>
          <w:lang w:bidi="ar-SA"/>
        </w:rPr>
        <w:t>al section deals with the conclusion</w:t>
      </w:r>
      <w:r w:rsidR="00883149">
        <w:rPr>
          <w:lang w:bidi="ar-SA"/>
        </w:rPr>
        <w:t>s</w:t>
      </w:r>
      <w:r w:rsidR="00770492" w:rsidRPr="00FC434F">
        <w:rPr>
          <w:lang w:bidi="ar-SA"/>
        </w:rPr>
        <w:t xml:space="preserve"> drawn in this research as to various solutions to make a quality recommendation using different Collaborative filtering techniques like Matrix </w:t>
      </w:r>
      <w:r w:rsidR="005D656F">
        <w:rPr>
          <w:lang w:bidi="ar-SA"/>
        </w:rPr>
        <w:t>factorisation</w:t>
      </w:r>
      <w:r w:rsidR="00770492" w:rsidRPr="00FC434F">
        <w:rPr>
          <w:lang w:bidi="ar-SA"/>
        </w:rPr>
        <w:t xml:space="preserve"> and </w:t>
      </w:r>
      <w:r w:rsidR="005330D7" w:rsidRPr="00FC434F">
        <w:rPr>
          <w:lang w:bidi="ar-SA"/>
        </w:rPr>
        <w:t>neighbour-based</w:t>
      </w:r>
      <w:r w:rsidR="00770492" w:rsidRPr="00FC434F">
        <w:rPr>
          <w:lang w:bidi="ar-SA"/>
        </w:rPr>
        <w:t xml:space="preserve"> methods. Conclusions of different methods of </w:t>
      </w:r>
      <w:r w:rsidR="00D17507" w:rsidRPr="00FC434F">
        <w:rPr>
          <w:lang w:bidi="ar-SA"/>
        </w:rPr>
        <w:t>collaborative</w:t>
      </w:r>
      <w:r w:rsidR="00770492" w:rsidRPr="00FC434F">
        <w:rPr>
          <w:lang w:bidi="ar-SA"/>
        </w:rPr>
        <w:t xml:space="preserve"> filtering were discussed in </w:t>
      </w:r>
      <w:r w:rsidR="00883149">
        <w:rPr>
          <w:lang w:bidi="ar-SA"/>
        </w:rPr>
        <w:t>Chapter</w:t>
      </w:r>
      <w:r w:rsidR="00883149" w:rsidRPr="00FC434F">
        <w:rPr>
          <w:lang w:bidi="ar-SA"/>
        </w:rPr>
        <w:t xml:space="preserve"> </w:t>
      </w:r>
      <w:r w:rsidR="000C39E6" w:rsidRPr="00FC434F">
        <w:rPr>
          <w:lang w:bidi="ar-SA"/>
        </w:rPr>
        <w:t>3.</w:t>
      </w:r>
      <w:r w:rsidR="00770492" w:rsidRPr="00FC434F">
        <w:rPr>
          <w:lang w:bidi="ar-SA"/>
        </w:rPr>
        <w:t xml:space="preserve"> In addition to </w:t>
      </w:r>
      <w:r w:rsidR="000C39E6" w:rsidRPr="00FC434F">
        <w:rPr>
          <w:lang w:bidi="ar-SA"/>
        </w:rPr>
        <w:t>this,</w:t>
      </w:r>
      <w:r w:rsidR="00770492" w:rsidRPr="00FC434F">
        <w:rPr>
          <w:lang w:bidi="ar-SA"/>
        </w:rPr>
        <w:t xml:space="preserve"> Matrix </w:t>
      </w:r>
      <w:r w:rsidR="005D656F">
        <w:rPr>
          <w:lang w:bidi="ar-SA"/>
        </w:rPr>
        <w:t>Factorisation</w:t>
      </w:r>
      <w:r w:rsidR="00770492" w:rsidRPr="00FC434F">
        <w:rPr>
          <w:lang w:bidi="ar-SA"/>
        </w:rPr>
        <w:t xml:space="preserve"> gives accurate prediction results for the e</w:t>
      </w:r>
      <w:r w:rsidR="00154B00" w:rsidRPr="00FC434F">
        <w:rPr>
          <w:lang w:bidi="ar-SA"/>
        </w:rPr>
        <w:t xml:space="preserve">xperiment on </w:t>
      </w:r>
      <w:r w:rsidR="00883149">
        <w:rPr>
          <w:lang w:bidi="ar-SA"/>
        </w:rPr>
        <w:t xml:space="preserve">the </w:t>
      </w:r>
      <w:r w:rsidR="001E7DFF">
        <w:rPr>
          <w:lang w:bidi="ar-SA"/>
        </w:rPr>
        <w:t>M</w:t>
      </w:r>
      <w:r w:rsidR="001E7DFF" w:rsidRPr="00FC434F">
        <w:rPr>
          <w:lang w:bidi="ar-SA"/>
        </w:rPr>
        <w:t>ovie lens</w:t>
      </w:r>
      <w:r w:rsidR="00154B00" w:rsidRPr="00FC434F">
        <w:rPr>
          <w:lang w:bidi="ar-SA"/>
        </w:rPr>
        <w:t xml:space="preserve"> data set.</w:t>
      </w:r>
    </w:p>
    <w:p w14:paraId="4E7D6444" w14:textId="15524A82" w:rsidR="00463A59" w:rsidRPr="00FC434F" w:rsidRDefault="00D660FC" w:rsidP="00463A59">
      <w:pPr>
        <w:pStyle w:val="Heading2"/>
        <w:spacing w:line="276" w:lineRule="auto"/>
        <w:rPr>
          <w:u w:val="none"/>
        </w:rPr>
      </w:pPr>
      <w:bookmarkStart w:id="61" w:name="_Toc56766026"/>
      <w:r w:rsidRPr="00FC434F">
        <w:rPr>
          <w:u w:val="none"/>
        </w:rPr>
        <w:t>What</w:t>
      </w:r>
      <w:r w:rsidR="00E4626F" w:rsidRPr="00FC434F">
        <w:rPr>
          <w:u w:val="none"/>
        </w:rPr>
        <w:t xml:space="preserve"> we learnt</w:t>
      </w:r>
      <w:bookmarkEnd w:id="61"/>
    </w:p>
    <w:p w14:paraId="3B7C630A" w14:textId="52AF117D" w:rsidR="00935714" w:rsidRPr="00FC434F" w:rsidRDefault="00773475" w:rsidP="007B5C15">
      <w:r w:rsidRPr="00FC434F">
        <w:rPr>
          <w:shd w:val="clear" w:color="auto" w:fill="FFFFFF"/>
        </w:rPr>
        <w:t xml:space="preserve">Recommender systems </w:t>
      </w:r>
      <w:r w:rsidR="005330D7" w:rsidRPr="00FC434F">
        <w:rPr>
          <w:shd w:val="clear" w:color="auto" w:fill="FFFFFF"/>
        </w:rPr>
        <w:t>can learn</w:t>
      </w:r>
      <w:r w:rsidR="00154B00" w:rsidRPr="00FC434F">
        <w:rPr>
          <w:shd w:val="clear" w:color="auto" w:fill="FFFFFF"/>
        </w:rPr>
        <w:t xml:space="preserve"> my watching patterns and provid</w:t>
      </w:r>
      <w:r w:rsidR="00883149">
        <w:rPr>
          <w:shd w:val="clear" w:color="auto" w:fill="FFFFFF"/>
        </w:rPr>
        <w:t>e</w:t>
      </w:r>
      <w:r w:rsidR="00154B00" w:rsidRPr="00FC434F">
        <w:rPr>
          <w:shd w:val="clear" w:color="auto" w:fill="FFFFFF"/>
        </w:rPr>
        <w:t xml:space="preserve"> me with relevant suggestions. Having witnessed the fourth industrial revolution where</w:t>
      </w:r>
      <w:r w:rsidR="00935714" w:rsidRPr="00FC434F">
        <w:rPr>
          <w:shd w:val="clear" w:color="auto" w:fill="FFFFFF"/>
        </w:rPr>
        <w:t xml:space="preserve"> artificial intelligence a</w:t>
      </w:r>
      <w:r w:rsidR="00154B00" w:rsidRPr="00FC434F">
        <w:rPr>
          <w:shd w:val="clear" w:color="auto" w:fill="FFFFFF"/>
        </w:rPr>
        <w:t>nd other technologies are dominating the market, I am sure that you must have come across a recommendation system in your everyday life</w:t>
      </w:r>
      <w:r w:rsidR="00935714" w:rsidRPr="00FC434F">
        <w:rPr>
          <w:shd w:val="clear" w:color="auto" w:fill="FFFFFF"/>
        </w:rPr>
        <w:t>.</w:t>
      </w:r>
      <w:r w:rsidR="00935714" w:rsidRPr="00FC434F">
        <w:t xml:space="preserve"> Collaborative filtering </w:t>
      </w:r>
      <w:r w:rsidR="000C39E6" w:rsidRPr="00FC434F">
        <w:t>is</w:t>
      </w:r>
      <w:r w:rsidR="00935714" w:rsidRPr="00FC434F">
        <w:t xml:space="preserve"> easy to </w:t>
      </w:r>
      <w:r w:rsidRPr="00FC434F">
        <w:t>incorporate,</w:t>
      </w:r>
      <w:r w:rsidR="00935714" w:rsidRPr="00FC434F">
        <w:t xml:space="preserve"> new data can </w:t>
      </w:r>
      <w:r w:rsidR="000C39E6" w:rsidRPr="00FC434F">
        <w:t>quickly and</w:t>
      </w:r>
      <w:r w:rsidR="00935714" w:rsidRPr="00FC434F">
        <w:t xml:space="preserve"> incrementally be </w:t>
      </w:r>
      <w:r w:rsidR="000C39E6" w:rsidRPr="00FC434F">
        <w:t>introduced.</w:t>
      </w:r>
      <w:r w:rsidR="00935714" w:rsidRPr="00FC434F">
        <w:t xml:space="preserve"> </w:t>
      </w:r>
    </w:p>
    <w:p w14:paraId="2DF04469" w14:textId="02ADA9ED" w:rsidR="00174AB7" w:rsidRPr="00FC434F" w:rsidRDefault="00773475" w:rsidP="002964CF">
      <w:r w:rsidRPr="00FC434F">
        <w:t xml:space="preserve">It was nice seeing mathematical formula we used in multivariate analysis been applied to help calculate the similarity between the </w:t>
      </w:r>
      <w:r w:rsidR="000C39E6" w:rsidRPr="00FC434F">
        <w:t>movie</w:t>
      </w:r>
      <w:r w:rsidRPr="00FC434F">
        <w:t xml:space="preserve"> groups of two people. The Pearson correlation also showed us the relationship between the different movies.</w:t>
      </w:r>
      <w:r w:rsidR="001F4B91" w:rsidRPr="00FC434F">
        <w:t xml:space="preserve"> </w:t>
      </w:r>
      <w:r w:rsidR="00174AB7" w:rsidRPr="00FC434F">
        <w:rPr>
          <w:rFonts w:cs="Arial"/>
          <w:shd w:val="clear" w:color="auto" w:fill="FFFFFF"/>
        </w:rPr>
        <w:t>The model can help users discover new interests</w:t>
      </w:r>
      <w:r w:rsidR="00883149">
        <w:rPr>
          <w:rFonts w:cs="Arial"/>
          <w:shd w:val="clear" w:color="auto" w:fill="FFFFFF"/>
        </w:rPr>
        <w:t>,</w:t>
      </w:r>
      <w:r w:rsidR="001F4B91" w:rsidRPr="00FC434F">
        <w:rPr>
          <w:rFonts w:cs="Arial"/>
          <w:shd w:val="clear" w:color="auto" w:fill="FFFFFF"/>
        </w:rPr>
        <w:t xml:space="preserve"> </w:t>
      </w:r>
      <w:r w:rsidR="00883149">
        <w:rPr>
          <w:rFonts w:cs="Arial"/>
          <w:shd w:val="clear" w:color="auto" w:fill="FFFFFF"/>
        </w:rPr>
        <w:t>f</w:t>
      </w:r>
      <w:r w:rsidR="001F4B91" w:rsidRPr="00FC434F">
        <w:rPr>
          <w:rFonts w:cs="Arial"/>
          <w:shd w:val="clear" w:color="auto" w:fill="FFFFFF"/>
        </w:rPr>
        <w:t xml:space="preserve">or example, Fali discovering a new book from Twitter trends. In isolation, </w:t>
      </w:r>
      <w:r w:rsidR="00883149">
        <w:rPr>
          <w:rFonts w:cs="Arial"/>
          <w:shd w:val="clear" w:color="auto" w:fill="FFFFFF"/>
        </w:rPr>
        <w:t xml:space="preserve">a </w:t>
      </w:r>
      <w:r w:rsidR="001F4B91" w:rsidRPr="00FC434F">
        <w:rPr>
          <w:rFonts w:cs="Arial"/>
          <w:shd w:val="clear" w:color="auto" w:fill="FFFFFF"/>
        </w:rPr>
        <w:t>system may not know the user is interested in a given item, but the model might still recommend it because similar users are interested in that item.</w:t>
      </w:r>
    </w:p>
    <w:p w14:paraId="757D3873" w14:textId="62C493DA" w:rsidR="00773475" w:rsidRPr="00FC434F" w:rsidRDefault="00773475" w:rsidP="002964CF">
      <w:pPr>
        <w:rPr>
          <w:rFonts w:ascii="Arial" w:hAnsi="Arial"/>
          <w:shd w:val="clear" w:color="auto" w:fill="FFFFFF"/>
        </w:rPr>
      </w:pPr>
      <w:r w:rsidRPr="00FC434F">
        <w:rPr>
          <w:shd w:val="clear" w:color="auto" w:fill="FFFFFF"/>
        </w:rPr>
        <w:t xml:space="preserve">Coding was not easy because the prediction of the model for a given (user, item) pair is the dot product of the corresponding embeddings. So, if an item is not seen during training, the system </w:t>
      </w:r>
      <w:r w:rsidR="00C40138" w:rsidRPr="00FC434F">
        <w:rPr>
          <w:shd w:val="clear" w:color="auto" w:fill="FFFFFF"/>
        </w:rPr>
        <w:t>cannot</w:t>
      </w:r>
      <w:r w:rsidRPr="00FC434F">
        <w:rPr>
          <w:shd w:val="clear" w:color="auto" w:fill="FFFFFF"/>
        </w:rPr>
        <w:t xml:space="preserve"> create an embedding for it and </w:t>
      </w:r>
      <w:r w:rsidR="00C40138" w:rsidRPr="00FC434F">
        <w:rPr>
          <w:shd w:val="clear" w:color="auto" w:fill="FFFFFF"/>
        </w:rPr>
        <w:t>cannot</w:t>
      </w:r>
      <w:r w:rsidRPr="00FC434F">
        <w:rPr>
          <w:shd w:val="clear" w:color="auto" w:fill="FFFFFF"/>
        </w:rPr>
        <w:t xml:space="preserve"> query the model with this item. This issue is often called the </w:t>
      </w:r>
      <w:r w:rsidRPr="00FC434F">
        <w:rPr>
          <w:rStyle w:val="Strong"/>
          <w:rFonts w:cs="Arial"/>
          <w:b w:val="0"/>
          <w:shd w:val="clear" w:color="auto" w:fill="FFFFFF"/>
        </w:rPr>
        <w:t>cold-start problem</w:t>
      </w:r>
      <w:r w:rsidRPr="00FC434F">
        <w:rPr>
          <w:rFonts w:ascii="Arial" w:hAnsi="Arial"/>
          <w:shd w:val="clear" w:color="auto" w:fill="FFFFFF"/>
        </w:rPr>
        <w:t>.</w:t>
      </w:r>
    </w:p>
    <w:p w14:paraId="6779E551" w14:textId="03BD9187" w:rsidR="00154B00" w:rsidRPr="00FC434F" w:rsidRDefault="009649E3" w:rsidP="002964CF">
      <w:pPr>
        <w:rPr>
          <w:sz w:val="22"/>
        </w:rPr>
      </w:pPr>
      <w:r w:rsidRPr="00FC434F">
        <w:rPr>
          <w:rStyle w:val="Strong"/>
          <w:rFonts w:cs="Arial"/>
          <w:b w:val="0"/>
          <w:color w:val="202124"/>
          <w:shd w:val="clear" w:color="auto" w:fill="FFFFFF"/>
        </w:rPr>
        <w:t>Side features</w:t>
      </w:r>
      <w:r w:rsidRPr="00FC434F">
        <w:rPr>
          <w:shd w:val="clear" w:color="auto" w:fill="FFFFFF"/>
        </w:rPr>
        <w:t> are any features beyond the query or item ID. </w:t>
      </w:r>
      <w:r w:rsidR="00773475" w:rsidRPr="00FC434F">
        <w:rPr>
          <w:shd w:val="clear" w:color="auto" w:fill="FFFFFF"/>
        </w:rPr>
        <w:t>For movie recommendations, the side features might include country or age</w:t>
      </w:r>
      <w:r w:rsidRPr="00FC434F">
        <w:rPr>
          <w:shd w:val="clear" w:color="auto" w:fill="FFFFFF"/>
        </w:rPr>
        <w:t xml:space="preserve"> and some data can be missing</w:t>
      </w:r>
      <w:r w:rsidR="00773475" w:rsidRPr="00FC434F">
        <w:rPr>
          <w:shd w:val="clear" w:color="auto" w:fill="FFFFFF"/>
        </w:rPr>
        <w:t>. Including available side features improves the quality of the model.</w:t>
      </w:r>
    </w:p>
    <w:p w14:paraId="4A5F3E13" w14:textId="0D73FD7C" w:rsidR="0087604D" w:rsidRPr="00FC434F" w:rsidRDefault="00883149" w:rsidP="0087604D">
      <w:pPr>
        <w:pStyle w:val="Heading2"/>
        <w:rPr>
          <w:u w:val="none"/>
        </w:rPr>
      </w:pPr>
      <w:bookmarkStart w:id="62" w:name="_Toc56766027"/>
      <w:r>
        <w:rPr>
          <w:u w:val="none"/>
        </w:rPr>
        <w:lastRenderedPageBreak/>
        <w:t>P</w:t>
      </w:r>
      <w:r w:rsidR="002E056F" w:rsidRPr="00FC434F">
        <w:rPr>
          <w:u w:val="none"/>
        </w:rPr>
        <w:t xml:space="preserve">otential </w:t>
      </w:r>
      <w:r>
        <w:rPr>
          <w:u w:val="none"/>
        </w:rPr>
        <w:t>expansions</w:t>
      </w:r>
      <w:bookmarkEnd w:id="62"/>
    </w:p>
    <w:p w14:paraId="4AC16D0D" w14:textId="414EEF10" w:rsidR="007D5E8C" w:rsidRPr="00FC434F" w:rsidRDefault="007D5E8C" w:rsidP="007D5E8C">
      <w:bookmarkStart w:id="63" w:name="_GoBack"/>
      <w:bookmarkEnd w:id="63"/>
      <w:r w:rsidRPr="00FC434F">
        <w:t xml:space="preserve">Content-based recommenders suggest similar items based on a particular item. This system uses item metadata, such as genre, director, description, </w:t>
      </w:r>
      <w:r w:rsidRPr="002964CF">
        <w:rPr>
          <w:i/>
          <w:iCs/>
        </w:rPr>
        <w:t>etc.</w:t>
      </w:r>
      <w:r w:rsidRPr="00FC434F">
        <w:t xml:space="preserve"> for movies, to make these recommendations. The general idea behind these recommender systems is that if a customer likes a particular item, he or she will also like an item that is similar to it. Moreover, to recommend that, it will make use of the user's past item metadata. A good example could be YouTube, where based on your history, it suggests new videos that you could potentially watch.</w:t>
      </w:r>
    </w:p>
    <w:p w14:paraId="79816868" w14:textId="77777777" w:rsidR="007D5E8C" w:rsidRPr="00FC434F" w:rsidRDefault="007D5E8C" w:rsidP="007D5E8C">
      <w:r w:rsidRPr="00FC434F">
        <w:t xml:space="preserve">Recommendation systems provide an overview of targeted marketing. Recommenders narrow down choices for people by presenting them with suggestions that they are most likely to buy or use. Companies like Amazon, Netflix, and Facebook to LinkedIn generate a large chunk of their revenue from recommendations alone. Therefore, Banks, healthcare and other different sectors can extend their use of recommender systems by using the same strategies, obviously not to increase revenue only but to offer the customers what is best for them according to their individual needs. </w:t>
      </w:r>
    </w:p>
    <w:p w14:paraId="7FF4DF37" w14:textId="77777777" w:rsidR="0087604D" w:rsidRPr="00FC434F" w:rsidRDefault="0087604D" w:rsidP="0087604D">
      <w:pPr>
        <w:pStyle w:val="Heading2"/>
      </w:pPr>
      <w:bookmarkStart w:id="64" w:name="_Toc56766028"/>
      <w:r w:rsidRPr="00FC434F">
        <w:t>Conclusion</w:t>
      </w:r>
      <w:bookmarkEnd w:id="64"/>
    </w:p>
    <w:p w14:paraId="5A6AE4FD" w14:textId="340A6C87" w:rsidR="007D5E8C" w:rsidRPr="00FC434F" w:rsidRDefault="007D5E8C" w:rsidP="007D5E8C">
      <w:pPr>
        <w:rPr>
          <w:rFonts w:cstheme="minorHAnsi"/>
          <w:spacing w:val="-1"/>
          <w:szCs w:val="24"/>
          <w:shd w:val="clear" w:color="auto" w:fill="FFFFFF"/>
        </w:rPr>
      </w:pPr>
      <w:r w:rsidRPr="00FC434F">
        <w:rPr>
          <w:rFonts w:cstheme="minorHAnsi"/>
          <w:spacing w:val="-1"/>
          <w:szCs w:val="24"/>
          <w:shd w:val="clear" w:color="auto" w:fill="FFFFFF"/>
        </w:rPr>
        <w:t>Companies like YouTube and Netflix depend on their recommendation engines to help users discover new content</w:t>
      </w:r>
      <w:r w:rsidR="00883149">
        <w:rPr>
          <w:rFonts w:cstheme="minorHAnsi"/>
          <w:spacing w:val="-1"/>
          <w:szCs w:val="24"/>
          <w:shd w:val="clear" w:color="auto" w:fill="FFFFFF"/>
        </w:rPr>
        <w:t>,</w:t>
      </w:r>
      <w:r w:rsidRPr="00FC434F">
        <w:rPr>
          <w:rFonts w:cstheme="minorHAnsi"/>
          <w:spacing w:val="-1"/>
          <w:szCs w:val="24"/>
          <w:shd w:val="clear" w:color="auto" w:fill="FFFFFF"/>
        </w:rPr>
        <w:t xml:space="preserve"> and today we see online stores booming since people can get almost any item at the click of a mouse and have it delivered to their homes. This was more efficient during this Covid-19 lockdown and we believe it will be the new way of doing business. Therefore, recommender systems come in handy in situations like these.</w:t>
      </w:r>
    </w:p>
    <w:p w14:paraId="51DF94E7" w14:textId="49CAF24F" w:rsidR="007D5E8C" w:rsidRPr="00FC434F" w:rsidRDefault="007D5E8C" w:rsidP="007D5E8C">
      <w:pPr>
        <w:rPr>
          <w:rFonts w:cstheme="minorHAnsi"/>
          <w:spacing w:val="-1"/>
          <w:szCs w:val="24"/>
          <w:shd w:val="clear" w:color="auto" w:fill="FFFFFF"/>
        </w:rPr>
      </w:pPr>
      <w:r w:rsidRPr="00FC434F">
        <w:rPr>
          <w:rFonts w:cstheme="minorHAnsi"/>
          <w:spacing w:val="-1"/>
          <w:szCs w:val="24"/>
          <w:shd w:val="clear" w:color="auto" w:fill="FFFFFF"/>
        </w:rPr>
        <w:t>During the brick-and-mortar era, there was limited physical space to store the goods; hence, the owners only displayed the items that were most popular. Business people nowadays do not have to worry much about space to store their produce or even advertising because, recommendation systems filter through the items that consumers would be interested in buying and advertises accordingly, and then online sales give companies more or less the exact amount of orders from consumers. So, most business will eventually act as a McDonalds drive-through</w:t>
      </w:r>
      <w:r w:rsidR="00883149">
        <w:rPr>
          <w:rFonts w:cstheme="minorHAnsi"/>
          <w:spacing w:val="-1"/>
          <w:szCs w:val="24"/>
          <w:shd w:val="clear" w:color="auto" w:fill="FFFFFF"/>
        </w:rPr>
        <w:t>,</w:t>
      </w:r>
      <w:r w:rsidRPr="00FC434F">
        <w:rPr>
          <w:rFonts w:cstheme="minorHAnsi"/>
          <w:spacing w:val="-1"/>
          <w:szCs w:val="24"/>
          <w:shd w:val="clear" w:color="auto" w:fill="FFFFFF"/>
        </w:rPr>
        <w:t xml:space="preserve"> </w:t>
      </w:r>
      <w:r w:rsidRPr="002964CF">
        <w:rPr>
          <w:rFonts w:cstheme="minorHAnsi"/>
          <w:i/>
          <w:iCs/>
          <w:spacing w:val="-1"/>
          <w:szCs w:val="24"/>
          <w:shd w:val="clear" w:color="auto" w:fill="FFFFFF"/>
        </w:rPr>
        <w:t>i.e.</w:t>
      </w:r>
      <w:r w:rsidRPr="00FC434F">
        <w:rPr>
          <w:rFonts w:cstheme="minorHAnsi"/>
          <w:spacing w:val="-1"/>
          <w:szCs w:val="24"/>
          <w:shd w:val="clear" w:color="auto" w:fill="FFFFFF"/>
        </w:rPr>
        <w:t xml:space="preserve"> take-orders, manufacture and deliver to customers.</w:t>
      </w:r>
    </w:p>
    <w:p w14:paraId="782BC961" w14:textId="2F3DC571" w:rsidR="007D5E8C" w:rsidRPr="00FC434F" w:rsidRDefault="007D5E8C" w:rsidP="007D5E8C">
      <w:r w:rsidRPr="00FC434F">
        <w:rPr>
          <w:rFonts w:cstheme="minorHAnsi"/>
          <w:szCs w:val="24"/>
          <w:shd w:val="clear" w:color="auto" w:fill="FFFFFF"/>
        </w:rPr>
        <w:lastRenderedPageBreak/>
        <w:t>Money may be the key reason why many people and companies seem to care about recommender systems. For companies</w:t>
      </w:r>
      <w:r w:rsidR="00F13ED3">
        <w:rPr>
          <w:rFonts w:cstheme="minorHAnsi"/>
          <w:szCs w:val="24"/>
          <w:shd w:val="clear" w:color="auto" w:fill="FFFFFF"/>
        </w:rPr>
        <w:t>,</w:t>
      </w:r>
      <w:r w:rsidRPr="00FC434F">
        <w:rPr>
          <w:rFonts w:cstheme="minorHAnsi"/>
          <w:szCs w:val="24"/>
          <w:shd w:val="clear" w:color="auto" w:fill="FFFFFF"/>
        </w:rPr>
        <w:t xml:space="preserve"> recommender systems drive significant engagement and revenue. However, this is one view of things. The reason these companies (and others) see increased revenue is because they deliver actual </w:t>
      </w:r>
      <w:r w:rsidRPr="00FC434F">
        <w:rPr>
          <w:rFonts w:cstheme="minorHAnsi"/>
          <w:iCs/>
          <w:szCs w:val="24"/>
          <w:shd w:val="clear" w:color="auto" w:fill="FFFFFF"/>
        </w:rPr>
        <w:t>value</w:t>
      </w:r>
      <w:r w:rsidRPr="00FC434F">
        <w:rPr>
          <w:rFonts w:cstheme="minorHAnsi"/>
          <w:szCs w:val="24"/>
          <w:shd w:val="clear" w:color="auto" w:fill="FFFFFF"/>
        </w:rPr>
        <w:t> to their customers – recommender systems provide a scalable way of personalising content for users in scenarios with many items. If getting what you want when you want is not awesome, we are not sure what is. Recommendation systems do that with just a few clicks away and we think that is amazing</w:t>
      </w:r>
      <w:r w:rsidR="00F13ED3">
        <w:rPr>
          <w:rFonts w:cstheme="minorHAnsi"/>
          <w:szCs w:val="24"/>
          <w:shd w:val="clear" w:color="auto" w:fill="FFFFFF"/>
        </w:rPr>
        <w:t>.</w:t>
      </w:r>
    </w:p>
    <w:p w14:paraId="36F17BC2" w14:textId="77777777" w:rsidR="0087604D" w:rsidRPr="00FC434F" w:rsidRDefault="0087604D" w:rsidP="00463A59">
      <w:pPr>
        <w:spacing w:line="276" w:lineRule="auto"/>
      </w:pPr>
    </w:p>
    <w:p w14:paraId="6925A49B" w14:textId="77777777" w:rsidR="00463A59" w:rsidRPr="00FC434F" w:rsidRDefault="00463A59" w:rsidP="00463A59">
      <w:pPr>
        <w:spacing w:line="276" w:lineRule="auto"/>
      </w:pPr>
    </w:p>
    <w:p w14:paraId="6428B40F" w14:textId="77777777" w:rsidR="00463A59" w:rsidRPr="00FC434F" w:rsidRDefault="00463A59" w:rsidP="00463A59">
      <w:pPr>
        <w:spacing w:line="276" w:lineRule="auto"/>
      </w:pPr>
    </w:p>
    <w:p w14:paraId="089096EB" w14:textId="77777777" w:rsidR="00463A59" w:rsidRPr="00FC434F" w:rsidRDefault="00463A59" w:rsidP="00463A59">
      <w:pPr>
        <w:spacing w:line="276" w:lineRule="auto"/>
      </w:pPr>
    </w:p>
    <w:p w14:paraId="2DFA6554" w14:textId="77777777" w:rsidR="00463A59" w:rsidRPr="00FC434F" w:rsidRDefault="00463A59" w:rsidP="00463A59">
      <w:pPr>
        <w:spacing w:line="276" w:lineRule="auto"/>
        <w:rPr>
          <w:rFonts w:asciiTheme="majorHAnsi" w:eastAsiaTheme="majorEastAsia" w:hAnsiTheme="majorHAnsi" w:cstheme="majorBidi"/>
          <w:b/>
          <w:bCs/>
          <w:color w:val="3E3E67" w:themeColor="accent1" w:themeShade="BF"/>
          <w:sz w:val="32"/>
          <w:szCs w:val="28"/>
        </w:rPr>
      </w:pPr>
      <w:r w:rsidRPr="00FC434F">
        <w:br w:type="page"/>
      </w:r>
    </w:p>
    <w:p w14:paraId="7A0E0494" w14:textId="77777777" w:rsidR="00ED02CD" w:rsidRPr="00FC434F" w:rsidRDefault="0087604D" w:rsidP="00CE0260">
      <w:pPr>
        <w:pStyle w:val="Heading1"/>
        <w:numPr>
          <w:ilvl w:val="0"/>
          <w:numId w:val="0"/>
        </w:numPr>
      </w:pPr>
      <w:bookmarkStart w:id="65" w:name="_Toc56766029"/>
      <w:r w:rsidRPr="00FC434F">
        <w:lastRenderedPageBreak/>
        <w:t>References</w:t>
      </w:r>
      <w:bookmarkEnd w:id="65"/>
    </w:p>
    <w:p w14:paraId="06D2A365" w14:textId="77777777" w:rsidR="008662BE" w:rsidRPr="00FC434F" w:rsidRDefault="008662BE" w:rsidP="008662BE">
      <w:r w:rsidRPr="00FC434F">
        <w:t>Abdul-Rahman, A &amp; Hailes, S 2000, Supporting trust in virtual communities. Proceedings of the 33rd Annual Hawaii International Conference on System Sciences, pp. 1769–1777.</w:t>
      </w:r>
    </w:p>
    <w:p w14:paraId="59D31675" w14:textId="77777777" w:rsidR="008662BE" w:rsidRPr="00FC434F" w:rsidRDefault="008662BE" w:rsidP="008662BE">
      <w:r w:rsidRPr="00FC434F">
        <w:t>Abowd, GD, Atkeson, CG, Hong, J, Long, S, Kooper, R &amp; Pinkerton, M 1997, Cyberguide: A mobile context-aware tour guide, Wireless Networks 3, no. 5, pp. 421–433.</w:t>
      </w:r>
    </w:p>
    <w:p w14:paraId="12116C42" w14:textId="77777777" w:rsidR="008662BE" w:rsidRPr="00FC434F" w:rsidRDefault="008662BE" w:rsidP="008662BE">
      <w:r w:rsidRPr="00FC434F">
        <w:t>Adomavicius, G &amp; Kwon, YO 2007, New recommendation techniques for multicriteria rating systems, Intelligent Systems, no. 3, pp. 48–55.</w:t>
      </w:r>
    </w:p>
    <w:p w14:paraId="4172ED14" w14:textId="77777777" w:rsidR="008662BE" w:rsidRPr="00FC434F" w:rsidRDefault="008662BE" w:rsidP="008662BE">
      <w:r w:rsidRPr="00FC434F">
        <w:t>Adomavicius, G, Manouselis, N and Kwon, Y. Multi-criteria recommender systems.</w:t>
      </w:r>
    </w:p>
    <w:p w14:paraId="70FDEE95" w14:textId="77777777" w:rsidR="008662BE" w:rsidRPr="00FC434F" w:rsidRDefault="008662BE" w:rsidP="008662BE">
      <w:r w:rsidRPr="00FC434F">
        <w:t>Aggarwal, C 2016, Recommender Systems The textbook, Springer International Publishing, New York.</w:t>
      </w:r>
    </w:p>
    <w:p w14:paraId="58B6AD8F" w14:textId="77777777" w:rsidR="008662BE" w:rsidRPr="00FC434F" w:rsidRDefault="008662BE" w:rsidP="008662BE">
      <w:r w:rsidRPr="00FC434F">
        <w:t>Billsus, D &amp; Pazzani, M 1998. “Learning Collaborative Information Filters”. In Proceedings of Recommender Systems Workshop. Tech. Report WS-98-08, AAAIPress</w:t>
      </w:r>
    </w:p>
    <w:p w14:paraId="732D2249" w14:textId="77777777" w:rsidR="008662BE" w:rsidRPr="00FC434F" w:rsidRDefault="008662BE" w:rsidP="008662BE">
      <w:r w:rsidRPr="00FC434F">
        <w:t>Breese, JS, Heckerman, D &amp; Kadie, C 1998, ‘Empirical analysis of predictive algorithms for collaborative filtering’, In Proceedings of the Fourteenth Conference on Uncertainty in Artifical Intelligence.</w:t>
      </w:r>
    </w:p>
    <w:p w14:paraId="25893478" w14:textId="498581AD" w:rsidR="008662BE" w:rsidRPr="00FC434F" w:rsidRDefault="008662BE" w:rsidP="008662BE">
      <w:r w:rsidRPr="00FC434F">
        <w:t xml:space="preserve">Burke, P. Brusilovsky and A. Kobsa and W. Nejdl 2007, ‘Hybrid web recommender systems, The Adaptive Web: Methods and Strategies of Web Personalization’, </w:t>
      </w:r>
      <w:r w:rsidR="000C39E6" w:rsidRPr="00FC434F">
        <w:t>Springer, Heidelberg</w:t>
      </w:r>
      <w:r w:rsidRPr="00FC434F">
        <w:t>, Germany, pp. 377–408.</w:t>
      </w:r>
    </w:p>
    <w:p w14:paraId="1BAEB371" w14:textId="6155F2F3" w:rsidR="008662BE" w:rsidRPr="00FC434F" w:rsidRDefault="008662BE" w:rsidP="008662BE">
      <w:r w:rsidRPr="00FC434F">
        <w:t xml:space="preserve">Burke, R 2002, "Hybrid recommender systems: Survey and experiments." User modeling and user-adapted interaction </w:t>
      </w:r>
      <w:r w:rsidR="000C39E6" w:rsidRPr="00FC434F">
        <w:t>12.4:</w:t>
      </w:r>
      <w:r w:rsidRPr="00FC434F">
        <w:t xml:space="preserve"> pp. 331-370.</w:t>
      </w:r>
    </w:p>
    <w:p w14:paraId="1826B358" w14:textId="77777777" w:rsidR="008662BE" w:rsidRPr="00FC434F" w:rsidRDefault="008662BE" w:rsidP="008662BE">
      <w:r w:rsidRPr="00FC434F">
        <w:t>Deshpande, M and Karypis, G 2004, ‘Item-based top-n recommendation algorithms’. ACM Trans. Inf. Syst., 22(1):143-177.</w:t>
      </w:r>
    </w:p>
    <w:p w14:paraId="1FBB00C7" w14:textId="5DD2C8CC" w:rsidR="008662BE" w:rsidRPr="00FC434F" w:rsidRDefault="008662BE" w:rsidP="008662BE">
      <w:r w:rsidRPr="00FC434F">
        <w:t xml:space="preserve">Fouss, F, Pirotte, A, Renders, JM et al. (2007). Algorithm for Recommender </w:t>
      </w:r>
      <w:r w:rsidR="000C39E6" w:rsidRPr="00FC434F">
        <w:t>Engines:</w:t>
      </w:r>
      <w:r w:rsidRPr="00FC434F">
        <w:t xml:space="preserve"> Random-walk computation of similarities between nodes of a graph with application to collaborative recommendation[J], pp. 355-369.</w:t>
      </w:r>
    </w:p>
    <w:p w14:paraId="6419828B" w14:textId="77777777" w:rsidR="008662BE" w:rsidRPr="00FC434F" w:rsidRDefault="008662BE" w:rsidP="008662BE">
      <w:r w:rsidRPr="00FC434F">
        <w:t>Handbook[M]. Springer, 2011.</w:t>
      </w:r>
    </w:p>
    <w:p w14:paraId="41B20DCD" w14:textId="77777777" w:rsidR="008662BE" w:rsidRPr="00FC434F" w:rsidRDefault="008662BE" w:rsidP="008662BE">
      <w:r w:rsidRPr="00FC434F">
        <w:lastRenderedPageBreak/>
        <w:t>Hofmann 2004. ‘Latent semantic models for collaborative filtering’. ACM Trans. Inf. Syst., pp. 89–115.</w:t>
      </w:r>
    </w:p>
    <w:p w14:paraId="66C83C40" w14:textId="77777777" w:rsidR="008662BE" w:rsidRPr="00FC434F" w:rsidRDefault="008662BE" w:rsidP="008662BE">
      <w:r w:rsidRPr="00FC434F">
        <w:t>Hubert, L, Meulman, J &amp; Heiser, W 2000, SIAM Review Vol. 42, No. 1 (March), pp. 68-82.</w:t>
      </w:r>
    </w:p>
    <w:p w14:paraId="2ABC47BB" w14:textId="77777777" w:rsidR="008662BE" w:rsidRPr="00FC434F" w:rsidRDefault="008662BE" w:rsidP="008662BE">
      <w:r w:rsidRPr="00FC434F">
        <w:t>Jannach, D, Zanker, M, Felfernig, A &amp; Friedrich, G 2011, Recommender Systems: An Introduction, Cambridge University Press, New York.</w:t>
      </w:r>
    </w:p>
    <w:p w14:paraId="14189AAB" w14:textId="77777777" w:rsidR="008662BE" w:rsidRPr="00FC434F" w:rsidRDefault="008662BE" w:rsidP="008662BE">
      <w:r w:rsidRPr="00FC434F">
        <w:t>Kantor P B, Rokach L, Ricci F, et al. Recommender systems</w:t>
      </w:r>
    </w:p>
    <w:p w14:paraId="0EF23B69" w14:textId="77777777" w:rsidR="00D91F28" w:rsidRPr="00FC434F" w:rsidRDefault="00D91F28" w:rsidP="008662BE">
      <w:r w:rsidRPr="00FC434F">
        <w:t>Lew, D, Sowell, B, Steinberg, L &amp; Tuladhar, A 2007,’Recommender Systems’, Carleton College, Northfield.</w:t>
      </w:r>
    </w:p>
    <w:p w14:paraId="7DDDE1D7" w14:textId="77777777" w:rsidR="008662BE" w:rsidRPr="00FC434F" w:rsidRDefault="008662BE" w:rsidP="008662BE">
      <w:r w:rsidRPr="00FC434F">
        <w:t>Lewis, C, Rieman, J 1994, ‘Task-centered user interface design: a practical introduction’, UniversityofColorado.</w:t>
      </w:r>
    </w:p>
    <w:p w14:paraId="442DE5DF" w14:textId="0CAFAF17" w:rsidR="008662BE" w:rsidRPr="00FC434F" w:rsidRDefault="008662BE" w:rsidP="008662BE">
      <w:r w:rsidRPr="00FC434F">
        <w:t xml:space="preserve">Lü L, Medo M, Yeung C H, et al. Recommender systems[J]. Physics Reports, 2012, 519(1): 1-49.USA: Abbrev. of Publisher, year, ch. </w:t>
      </w:r>
      <w:r w:rsidR="000C39E6" w:rsidRPr="00FC434F">
        <w:t>x, sec.</w:t>
      </w:r>
      <w:r w:rsidRPr="00FC434F">
        <w:t xml:space="preserve"> x, pp. xxx–xxx.</w:t>
      </w:r>
    </w:p>
    <w:p w14:paraId="2FD88417" w14:textId="77777777" w:rsidR="008662BE" w:rsidRPr="00FC434F" w:rsidRDefault="008662BE" w:rsidP="008662BE">
      <w:r w:rsidRPr="00FC434F">
        <w:t>Min, S &amp; Han, I 2010, ‘Detection of the customer time-variant pattern for improving recommender system Exp Syst Applicat’, pp. 2911-2922.</w:t>
      </w:r>
    </w:p>
    <w:p w14:paraId="2050254C" w14:textId="77777777" w:rsidR="008662BE" w:rsidRPr="00FC434F" w:rsidRDefault="008662BE" w:rsidP="008662BE">
      <w:r w:rsidRPr="00FC434F">
        <w:t>MovieLens data, http://www.grouplens.org/.</w:t>
      </w:r>
    </w:p>
    <w:p w14:paraId="3DB39E44" w14:textId="77777777" w:rsidR="008662BE" w:rsidRPr="00FC434F" w:rsidRDefault="008662BE" w:rsidP="008662BE">
      <w:r w:rsidRPr="00FC434F">
        <w:t>Music Genome Project. (2018). En.wikipedia.org. Retrieved 22 November 2018, from https://en.wikipedia.org/wiki/Music_Genome_Project</w:t>
      </w:r>
    </w:p>
    <w:p w14:paraId="2ECB5F63" w14:textId="77777777" w:rsidR="008662BE" w:rsidRPr="00FC434F" w:rsidRDefault="008662BE" w:rsidP="008662BE">
      <w:r w:rsidRPr="00FC434F">
        <w:t>Raymer, M, Punch, W, Goodman, E, Kuhn, L &amp; Jain, A 2000, ‘Dimensionality Reduction Using Genetic Algorithms’, IEEE Transactions on Evolutionary Computation, pp. 164-171.</w:t>
      </w:r>
    </w:p>
    <w:p w14:paraId="4B1713C9" w14:textId="77777777" w:rsidR="008662BE" w:rsidRPr="00FC434F" w:rsidRDefault="008662BE" w:rsidP="008662BE">
      <w:r w:rsidRPr="00FC434F">
        <w:t>Ricci, F, Rokach, L &amp; Shapira, B 2015, Recommender Systems Handbook, Second Edition, Springer Science+Business Media, New York.</w:t>
      </w:r>
    </w:p>
    <w:p w14:paraId="4F5ED00C" w14:textId="77777777" w:rsidR="008662BE" w:rsidRPr="00FC434F" w:rsidRDefault="008662BE" w:rsidP="008662BE">
      <w:r w:rsidRPr="00FC434F">
        <w:t>Sarwar, B, Karypis, G, Konstan, J &amp; Riedl, J 2001, 'Item-Based Collaborative Filtering Recommendation Algorithms', pp. 287.</w:t>
      </w:r>
    </w:p>
    <w:p w14:paraId="036047E3" w14:textId="77777777" w:rsidR="008662BE" w:rsidRPr="00FC434F" w:rsidRDefault="008662BE" w:rsidP="008662BE">
      <w:r w:rsidRPr="00FC434F">
        <w:t>Schafer, J, Frankowski, D, Herlocker, J &amp; Sen, S 2007, ' Collaborative Filtering Recommender Systems, pp. 305-307.</w:t>
      </w:r>
    </w:p>
    <w:p w14:paraId="1FB275AE" w14:textId="77777777" w:rsidR="008662BE" w:rsidRDefault="008662BE" w:rsidP="008662BE">
      <w:r w:rsidRPr="00FC434F">
        <w:lastRenderedPageBreak/>
        <w:t xml:space="preserve">Su, X &amp; Khoshgoftaar, T 2009, 'A Survey of Collaborative Filtering Techniques', Department of Computer Science and Engineering, Florida Atlantic University, pp. 1-15. </w:t>
      </w:r>
    </w:p>
    <w:p w14:paraId="4132B357" w14:textId="1DA2C7D4" w:rsidR="00C97323" w:rsidDel="00C97323" w:rsidRDefault="00C97323" w:rsidP="00C97323">
      <w:pPr>
        <w:rPr>
          <w:del w:id="66" w:author="Mposhomali Ti" w:date="2020-11-24T04:46:00Z"/>
        </w:rPr>
      </w:pPr>
      <w:r>
        <w:t>Shuyu,L 2018</w:t>
      </w:r>
      <w:r w:rsidRPr="00473BCC">
        <w:t>. Intro To Recommender System: Collaborative Filtering.</w:t>
      </w:r>
    </w:p>
    <w:p w14:paraId="2CEAA7C3" w14:textId="08D8CD16" w:rsidR="00C97323" w:rsidRPr="00FC434F" w:rsidRDefault="00C97323" w:rsidP="008662BE"/>
    <w:p w14:paraId="1C59601E" w14:textId="77777777" w:rsidR="008662BE" w:rsidRPr="00FC434F" w:rsidRDefault="008662BE" w:rsidP="008662BE">
      <w:r w:rsidRPr="00FC434F">
        <w:t>Thi Do, M, Nguyen, D &amp; Nguyen, L 2010, 'Model-based Approach for Collaborative Filtering', pp. 217-223.</w:t>
      </w:r>
    </w:p>
    <w:p w14:paraId="2BC91273" w14:textId="77777777" w:rsidR="008662BE" w:rsidRPr="00FC434F" w:rsidRDefault="008662BE" w:rsidP="008662BE">
      <w:r w:rsidRPr="00FC434F">
        <w:t>Tran, T &amp; Cohen, R 2000, 'Hybrid Recommender Systems for Electronic Commerce', pp. 79-82.</w:t>
      </w:r>
    </w:p>
    <w:p w14:paraId="72CFE564" w14:textId="77777777" w:rsidR="00395819" w:rsidRDefault="008662BE" w:rsidP="008662BE">
      <w:r w:rsidRPr="00FC434F">
        <w:t xml:space="preserve">Xin, L, Yunni, X &amp; Qingsheng, Z 2012, 'Incremental Collaborative Filtering recommender based on Regularized Matrix </w:t>
      </w:r>
      <w:r w:rsidR="005D656F">
        <w:t>Factorisation</w:t>
      </w:r>
      <w:r w:rsidRPr="00FC434F">
        <w:t>', Knowledge-Based Systems, Volume 27, pp. 1-2.</w:t>
      </w:r>
    </w:p>
    <w:p w14:paraId="5BD59E6B" w14:textId="528DE4A2" w:rsidR="00725AF0" w:rsidRPr="00FC434F" w:rsidRDefault="00395819" w:rsidP="008662BE">
      <w:pPr>
        <w:rPr>
          <w:rFonts w:eastAsiaTheme="majorEastAsia"/>
        </w:rPr>
      </w:pPr>
      <w:r w:rsidRPr="00395819">
        <w:t xml:space="preserve">Yasar, K., 2018. Recommender Systems: Memory-Based Collaborative Filtering Methods. </w:t>
      </w:r>
      <w:r w:rsidR="0087604D" w:rsidRPr="00FC434F">
        <w:br w:type="page"/>
      </w:r>
    </w:p>
    <w:sectPr w:rsidR="00725AF0" w:rsidRPr="00FC434F" w:rsidSect="00E16D7D">
      <w:footerReference w:type="default" r:id="rId14"/>
      <w:pgSz w:w="11907" w:h="16840" w:code="9"/>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Sean Van Der Merwe" w:date="2020-11-21T15:18:00Z" w:initials="SVDM">
    <w:p w14:paraId="4C6154EA" w14:textId="0FC7022C" w:rsidR="004758B0" w:rsidRDefault="004758B0">
      <w:pPr>
        <w:pStyle w:val="CommentText"/>
      </w:pPr>
      <w:r>
        <w:rPr>
          <w:rStyle w:val="CommentReference"/>
        </w:rPr>
        <w:annotationRef/>
      </w:r>
      <w:r>
        <w:t>What program?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A2E572" w15:done="0"/>
  <w15:commentEx w15:paraId="743F56CB" w15:done="0"/>
  <w15:commentEx w15:paraId="6B61F642" w15:done="0"/>
  <w15:commentEx w15:paraId="5CB465B5" w15:done="0"/>
  <w15:commentEx w15:paraId="4C6154EA" w15:done="0"/>
  <w15:commentEx w15:paraId="542977E9" w15:done="0"/>
  <w15:commentEx w15:paraId="476F54FC" w15:done="0"/>
  <w15:commentEx w15:paraId="6950AB62" w15:done="0"/>
  <w15:commentEx w15:paraId="570F825F" w15:done="0"/>
  <w15:commentEx w15:paraId="33F77082" w15:done="0"/>
  <w15:commentEx w15:paraId="1DC7772E" w15:done="0"/>
  <w15:commentEx w15:paraId="7E1CD1EE" w15:done="0"/>
  <w15:commentEx w15:paraId="2D9A8291" w15:done="0"/>
  <w15:commentEx w15:paraId="222DBCDA" w15:done="0"/>
  <w15:commentEx w15:paraId="3A5C486C" w15:done="0"/>
  <w15:commentEx w15:paraId="0248325A" w15:done="0"/>
  <w15:commentEx w15:paraId="265C7323" w15:done="0"/>
  <w15:commentEx w15:paraId="0C28B7A8" w15:done="0"/>
  <w15:commentEx w15:paraId="39E7DC61" w15:done="0"/>
  <w15:commentEx w15:paraId="4B964C6F" w15:done="0"/>
  <w15:commentEx w15:paraId="23D6D09A" w15:done="0"/>
  <w15:commentEx w15:paraId="0BA5DCA6" w15:done="0"/>
  <w15:commentEx w15:paraId="01B44FF9" w15:done="0"/>
  <w15:commentEx w15:paraId="02E9CA5C" w15:done="0"/>
  <w15:commentEx w15:paraId="44F4A31C" w15:done="0"/>
  <w15:commentEx w15:paraId="1630DF46" w15:done="0"/>
  <w15:commentEx w15:paraId="48D2AE43" w15:done="0"/>
  <w15:commentEx w15:paraId="4FC85B89" w15:done="0"/>
  <w15:commentEx w15:paraId="1859C2FB" w15:done="0"/>
  <w15:commentEx w15:paraId="647731A6" w15:done="0"/>
  <w15:commentEx w15:paraId="2B27C114" w15:done="0"/>
  <w15:commentEx w15:paraId="66FCC285" w15:done="0"/>
  <w15:commentEx w15:paraId="6F0F3A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A2E572" w16cid:durableId="2363A8E5"/>
  <w16cid:commentId w16cid:paraId="743F56CB" w16cid:durableId="2363A983"/>
  <w16cid:commentId w16cid:paraId="6B61F642" w16cid:durableId="2363AB91"/>
  <w16cid:commentId w16cid:paraId="5CB465B5" w16cid:durableId="2363AC21"/>
  <w16cid:commentId w16cid:paraId="4C6154EA" w16cid:durableId="2363AE63"/>
  <w16cid:commentId w16cid:paraId="542977E9" w16cid:durableId="2363AFF2"/>
  <w16cid:commentId w16cid:paraId="476F54FC" w16cid:durableId="2365EA68"/>
  <w16cid:commentId w16cid:paraId="6950AB62" w16cid:durableId="2365EB0D"/>
  <w16cid:commentId w16cid:paraId="570F825F" w16cid:durableId="2365EAC5"/>
  <w16cid:commentId w16cid:paraId="33F77082" w16cid:durableId="2365EADF"/>
  <w16cid:commentId w16cid:paraId="1DC7772E" w16cid:durableId="2365EB78"/>
  <w16cid:commentId w16cid:paraId="7E1CD1EE" w16cid:durableId="2365EC9A"/>
  <w16cid:commentId w16cid:paraId="2D9A8291" w16cid:durableId="2365ED69"/>
  <w16cid:commentId w16cid:paraId="222DBCDA" w16cid:durableId="2365EE3A"/>
  <w16cid:commentId w16cid:paraId="3A5C486C" w16cid:durableId="2365EE84"/>
  <w16cid:commentId w16cid:paraId="0248325A" w16cid:durableId="2365EF02"/>
  <w16cid:commentId w16cid:paraId="265C7323" w16cid:durableId="2365EF52"/>
  <w16cid:commentId w16cid:paraId="0C28B7A8" w16cid:durableId="2365F51B"/>
  <w16cid:commentId w16cid:paraId="39E7DC61" w16cid:durableId="2365FEFF"/>
  <w16cid:commentId w16cid:paraId="4B964C6F" w16cid:durableId="2366008E"/>
  <w16cid:commentId w16cid:paraId="23D6D09A" w16cid:durableId="23660B77"/>
  <w16cid:commentId w16cid:paraId="0BA5DCA6" w16cid:durableId="23660C34"/>
  <w16cid:commentId w16cid:paraId="01B44FF9" w16cid:durableId="23660BE8"/>
  <w16cid:commentId w16cid:paraId="02E9CA5C" w16cid:durableId="23660D85"/>
  <w16cid:commentId w16cid:paraId="44F4A31C" w16cid:durableId="23662BE6"/>
  <w16cid:commentId w16cid:paraId="1630DF46" w16cid:durableId="23662C05"/>
  <w16cid:commentId w16cid:paraId="48D2AE43" w16cid:durableId="23662C66"/>
  <w16cid:commentId w16cid:paraId="4FC85B89" w16cid:durableId="23662CB2"/>
  <w16cid:commentId w16cid:paraId="1859C2FB" w16cid:durableId="23662CE4"/>
  <w16cid:commentId w16cid:paraId="647731A6" w16cid:durableId="23662D12"/>
  <w16cid:commentId w16cid:paraId="2B27C114" w16cid:durableId="236634EC"/>
  <w16cid:commentId w16cid:paraId="66FCC285" w16cid:durableId="23663568"/>
  <w16cid:commentId w16cid:paraId="6F0F3AFB" w16cid:durableId="2366361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ED2F7D" w14:textId="77777777" w:rsidR="00490EF3" w:rsidRDefault="00490EF3" w:rsidP="002143E9">
      <w:pPr>
        <w:spacing w:after="0" w:line="240" w:lineRule="auto"/>
      </w:pPr>
      <w:r>
        <w:separator/>
      </w:r>
    </w:p>
  </w:endnote>
  <w:endnote w:type="continuationSeparator" w:id="0">
    <w:p w14:paraId="16DB0A29" w14:textId="77777777" w:rsidR="00490EF3" w:rsidRDefault="00490EF3" w:rsidP="00214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XtspjmTimes-Roman">
    <w:altName w:val="Calibri"/>
    <w:panose1 w:val="00000000000000000000"/>
    <w:charset w:val="00"/>
    <w:family w:val="auto"/>
    <w:notTrueType/>
    <w:pitch w:val="default"/>
    <w:sig w:usb0="00000003" w:usb1="00000000" w:usb2="00000000" w:usb3="00000000" w:csb0="00000001" w:csb1="00000000"/>
  </w:font>
  <w:font w:name="PdqbfkJsmnphPyvcmsCMTI10">
    <w:panose1 w:val="00000000000000000000"/>
    <w:charset w:val="00"/>
    <w:family w:val="auto"/>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60409"/>
      <w:docPartObj>
        <w:docPartGallery w:val="Page Numbers (Bottom of Page)"/>
        <w:docPartUnique/>
      </w:docPartObj>
    </w:sdtPr>
    <w:sdtContent>
      <w:p w14:paraId="708E8AB9" w14:textId="77777777" w:rsidR="004758B0" w:rsidRDefault="004758B0">
        <w:pPr>
          <w:pStyle w:val="Footer"/>
        </w:pPr>
        <w:r>
          <w:rPr>
            <w:noProof/>
            <w:lang w:val="en-ZA" w:eastAsia="en-ZA"/>
          </w:rPr>
          <mc:AlternateContent>
            <mc:Choice Requires="wps">
              <w:drawing>
                <wp:anchor distT="0" distB="0" distL="114300" distR="114300" simplePos="0" relativeHeight="251658240" behindDoc="0" locked="0" layoutInCell="1" allowOverlap="1" wp14:anchorId="3FD9A8A2" wp14:editId="1C27204D">
                  <wp:simplePos x="0" y="0"/>
                  <wp:positionH relativeFrom="rightMargin">
                    <wp:posOffset>-270510</wp:posOffset>
                  </wp:positionH>
                  <wp:positionV relativeFrom="bottomMargin">
                    <wp:posOffset>24130</wp:posOffset>
                  </wp:positionV>
                  <wp:extent cx="407670" cy="191770"/>
                  <wp:effectExtent l="3810" t="1905" r="0" b="0"/>
                  <wp:wrapNone/>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407670" cy="191770"/>
                          </a:xfrm>
                          <a:prstGeom prst="rect">
                            <a:avLst/>
                          </a:prstGeom>
                          <a:noFill/>
                          <a:ln>
                            <a:noFill/>
                          </a:ln>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28575">
                                <a:solidFill>
                                  <a:schemeClr val="accent1">
                                    <a:lumMod val="100000"/>
                                    <a:lumOff val="0"/>
                                  </a:schemeClr>
                                </a:solidFill>
                                <a:miter lim="800000"/>
                                <a:headEnd/>
                                <a:tailEnd/>
                              </a14:hiddenLine>
                            </a:ext>
                          </a:extLst>
                        </wps:spPr>
                        <wps:txbx>
                          <w:txbxContent>
                            <w:p w14:paraId="5F3B3859" w14:textId="77777777" w:rsidR="004758B0" w:rsidRDefault="004758B0">
                              <w:pPr>
                                <w:pBdr>
                                  <w:top w:val="single" w:sz="4" w:space="1" w:color="7F7F7F" w:themeColor="background1" w:themeShade="7F"/>
                                </w:pBdr>
                                <w:jc w:val="center"/>
                                <w:rPr>
                                  <w:color w:val="438086" w:themeColor="accent2"/>
                                </w:rPr>
                              </w:pPr>
                              <w:r>
                                <w:fldChar w:fldCharType="begin"/>
                              </w:r>
                              <w:r>
                                <w:instrText xml:space="preserve"> PAGE   \* MERGEFORMAT </w:instrText>
                              </w:r>
                              <w:r>
                                <w:fldChar w:fldCharType="separate"/>
                              </w:r>
                              <w:r w:rsidR="005D2F07" w:rsidRPr="005D2F07">
                                <w:rPr>
                                  <w:noProof/>
                                  <w:color w:val="438086" w:themeColor="accent2"/>
                                </w:rPr>
                                <w:t>i</w:t>
                              </w:r>
                              <w:r>
                                <w:rPr>
                                  <w:noProof/>
                                  <w:color w:val="438086"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7" o:spid="_x0000_s1026" style="position:absolute;margin-left:-21.3pt;margin-top:1.9pt;width:32.1pt;height:15.1pt;rotation:180;flip:x;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" filled="f" fillcolor="#438086 [3205]" stroked="f" strokecolor="#53548a [3204]" strokeweight="2.25pt">
                  <v:textbox inset=",0,,0">
                    <w:txbxContent>
                      <w:p w14:paraId="5F3B3859" w14:textId="77777777" w:rsidR="004758B0" w:rsidRDefault="004758B0">
                        <w:pPr>
                          <w:pBdr>
                            <w:top w:val="single" w:sz="4" w:space="1" w:color="7F7F7F" w:themeColor="background1" w:themeShade="7F"/>
                          </w:pBdr>
                          <w:jc w:val="center"/>
                          <w:rPr>
                            <w:color w:val="438086" w:themeColor="accent2"/>
                          </w:rPr>
                        </w:pPr>
                        <w:r>
                          <w:fldChar w:fldCharType="begin"/>
                        </w:r>
                        <w:r>
                          <w:instrText xml:space="preserve"> PAGE   \* MERGEFORMAT </w:instrText>
                        </w:r>
                        <w:r>
                          <w:fldChar w:fldCharType="separate"/>
                        </w:r>
                        <w:r w:rsidR="005D2F07" w:rsidRPr="005D2F07">
                          <w:rPr>
                            <w:noProof/>
                            <w:color w:val="438086" w:themeColor="accent2"/>
                          </w:rPr>
                          <w:t>i</w:t>
                        </w:r>
                        <w:r>
                          <w:rPr>
                            <w:noProof/>
                            <w:color w:val="438086"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60412"/>
      <w:docPartObj>
        <w:docPartGallery w:val="Page Numbers (Bottom of Page)"/>
        <w:docPartUnique/>
      </w:docPartObj>
    </w:sdtPr>
    <w:sdtContent>
      <w:p w14:paraId="1447329F" w14:textId="77777777" w:rsidR="004758B0" w:rsidRDefault="004758B0">
        <w:pPr>
          <w:pStyle w:val="Footer"/>
        </w:pPr>
        <w:r>
          <w:rPr>
            <w:noProof/>
            <w:lang w:val="en-ZA" w:eastAsia="en-ZA"/>
          </w:rPr>
          <mc:AlternateContent>
            <mc:Choice Requires="wps">
              <w:drawing>
                <wp:anchor distT="0" distB="0" distL="114300" distR="114300" simplePos="0" relativeHeight="251660288" behindDoc="0" locked="0" layoutInCell="1" allowOverlap="1" wp14:anchorId="240EEE76" wp14:editId="6BDED917">
                  <wp:simplePos x="0" y="0"/>
                  <wp:positionH relativeFrom="rightMargin">
                    <wp:posOffset>-298450</wp:posOffset>
                  </wp:positionH>
                  <wp:positionV relativeFrom="bottomMargin">
                    <wp:posOffset>24130</wp:posOffset>
                  </wp:positionV>
                  <wp:extent cx="407670" cy="191770"/>
                  <wp:effectExtent l="4445" t="1905" r="0" b="0"/>
                  <wp:wrapNone/>
                  <wp:docPr id="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407670" cy="191770"/>
                          </a:xfrm>
                          <a:prstGeom prst="rect">
                            <a:avLst/>
                          </a:prstGeom>
                          <a:noFill/>
                          <a:ln>
                            <a:noFill/>
                          </a:ln>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28575">
                                <a:solidFill>
                                  <a:schemeClr val="accent1">
                                    <a:lumMod val="100000"/>
                                    <a:lumOff val="0"/>
                                  </a:schemeClr>
                                </a:solidFill>
                                <a:miter lim="800000"/>
                                <a:headEnd/>
                                <a:tailEnd/>
                              </a14:hiddenLine>
                            </a:ext>
                          </a:extLst>
                        </wps:spPr>
                        <wps:txbx>
                          <w:txbxContent>
                            <w:p w14:paraId="1C0F5759" w14:textId="77777777" w:rsidR="004758B0" w:rsidRDefault="004758B0">
                              <w:pPr>
                                <w:pBdr>
                                  <w:top w:val="single" w:sz="4" w:space="1" w:color="7F7F7F" w:themeColor="background1" w:themeShade="7F"/>
                                </w:pBdr>
                                <w:jc w:val="center"/>
                                <w:rPr>
                                  <w:color w:val="438086" w:themeColor="accent2"/>
                                </w:rPr>
                              </w:pPr>
                              <w:r>
                                <w:fldChar w:fldCharType="begin"/>
                              </w:r>
                              <w:r>
                                <w:instrText xml:space="preserve"> PAGE   \* MERGEFORMAT </w:instrText>
                              </w:r>
                              <w:r>
                                <w:fldChar w:fldCharType="separate"/>
                              </w:r>
                              <w:r w:rsidR="005D2F07" w:rsidRPr="005D2F07">
                                <w:rPr>
                                  <w:noProof/>
                                  <w:color w:val="438086" w:themeColor="accent2"/>
                                </w:rPr>
                                <w:t>43</w:t>
                              </w:r>
                              <w:r>
                                <w:rPr>
                                  <w:noProof/>
                                  <w:color w:val="438086"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8" o:spid="_x0000_s1027" style="position:absolute;margin-left:-23.5pt;margin-top:1.9pt;width:32.1pt;height:15.1pt;rotation:180;flip:x;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" filled="f" fillcolor="#438086 [3205]" stroked="f" strokecolor="#53548a [3204]" strokeweight="2.25pt">
                  <v:textbox inset=",0,,0">
                    <w:txbxContent>
                      <w:p w14:paraId="1C0F5759" w14:textId="77777777" w:rsidR="004758B0" w:rsidRDefault="004758B0">
                        <w:pPr>
                          <w:pBdr>
                            <w:top w:val="single" w:sz="4" w:space="1" w:color="7F7F7F" w:themeColor="background1" w:themeShade="7F"/>
                          </w:pBdr>
                          <w:jc w:val="center"/>
                          <w:rPr>
                            <w:color w:val="438086" w:themeColor="accent2"/>
                          </w:rPr>
                        </w:pPr>
                        <w:r>
                          <w:fldChar w:fldCharType="begin"/>
                        </w:r>
                        <w:r>
                          <w:instrText xml:space="preserve"> PAGE   \* MERGEFORMAT </w:instrText>
                        </w:r>
                        <w:r>
                          <w:fldChar w:fldCharType="separate"/>
                        </w:r>
                        <w:r w:rsidR="005D2F07" w:rsidRPr="005D2F07">
                          <w:rPr>
                            <w:noProof/>
                            <w:color w:val="438086" w:themeColor="accent2"/>
                          </w:rPr>
                          <w:t>43</w:t>
                        </w:r>
                        <w:r>
                          <w:rPr>
                            <w:noProof/>
                            <w:color w:val="438086"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412B16" w14:textId="77777777" w:rsidR="00490EF3" w:rsidRDefault="00490EF3" w:rsidP="002143E9">
      <w:pPr>
        <w:spacing w:after="0" w:line="240" w:lineRule="auto"/>
      </w:pPr>
      <w:r>
        <w:separator/>
      </w:r>
    </w:p>
  </w:footnote>
  <w:footnote w:type="continuationSeparator" w:id="0">
    <w:p w14:paraId="1D72F61D" w14:textId="77777777" w:rsidR="00490EF3" w:rsidRDefault="00490EF3" w:rsidP="002143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9AE5B4"/>
    <w:lvl w:ilvl="0">
      <w:start w:val="1"/>
      <w:numFmt w:val="decimal"/>
      <w:lvlText w:val="%1."/>
      <w:lvlJc w:val="left"/>
      <w:pPr>
        <w:tabs>
          <w:tab w:val="num" w:pos="1492"/>
        </w:tabs>
        <w:ind w:left="1492" w:hanging="360"/>
      </w:pPr>
    </w:lvl>
  </w:abstractNum>
  <w:abstractNum w:abstractNumId="1">
    <w:nsid w:val="FFFFFF7D"/>
    <w:multiLevelType w:val="singleLevel"/>
    <w:tmpl w:val="7AC2005C"/>
    <w:lvl w:ilvl="0">
      <w:start w:val="1"/>
      <w:numFmt w:val="decimal"/>
      <w:lvlText w:val="%1."/>
      <w:lvlJc w:val="left"/>
      <w:pPr>
        <w:tabs>
          <w:tab w:val="num" w:pos="1209"/>
        </w:tabs>
        <w:ind w:left="1209" w:hanging="360"/>
      </w:pPr>
    </w:lvl>
  </w:abstractNum>
  <w:abstractNum w:abstractNumId="2">
    <w:nsid w:val="FFFFFF7E"/>
    <w:multiLevelType w:val="singleLevel"/>
    <w:tmpl w:val="4FB078A6"/>
    <w:lvl w:ilvl="0">
      <w:start w:val="1"/>
      <w:numFmt w:val="decimal"/>
      <w:lvlText w:val="%1."/>
      <w:lvlJc w:val="left"/>
      <w:pPr>
        <w:tabs>
          <w:tab w:val="num" w:pos="926"/>
        </w:tabs>
        <w:ind w:left="926" w:hanging="360"/>
      </w:pPr>
    </w:lvl>
  </w:abstractNum>
  <w:abstractNum w:abstractNumId="3">
    <w:nsid w:val="FFFFFF7F"/>
    <w:multiLevelType w:val="singleLevel"/>
    <w:tmpl w:val="5F163678"/>
    <w:lvl w:ilvl="0">
      <w:start w:val="1"/>
      <w:numFmt w:val="decimal"/>
      <w:lvlText w:val="%1."/>
      <w:lvlJc w:val="left"/>
      <w:pPr>
        <w:tabs>
          <w:tab w:val="num" w:pos="643"/>
        </w:tabs>
        <w:ind w:left="643" w:hanging="360"/>
      </w:pPr>
    </w:lvl>
  </w:abstractNum>
  <w:abstractNum w:abstractNumId="4">
    <w:nsid w:val="FFFFFF80"/>
    <w:multiLevelType w:val="singleLevel"/>
    <w:tmpl w:val="B878797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B784C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9425B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80D17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B102D70"/>
    <w:lvl w:ilvl="0">
      <w:start w:val="1"/>
      <w:numFmt w:val="decimal"/>
      <w:lvlText w:val="%1."/>
      <w:lvlJc w:val="left"/>
      <w:pPr>
        <w:tabs>
          <w:tab w:val="num" w:pos="360"/>
        </w:tabs>
        <w:ind w:left="360" w:hanging="360"/>
      </w:pPr>
    </w:lvl>
  </w:abstractNum>
  <w:abstractNum w:abstractNumId="9">
    <w:nsid w:val="FFFFFF89"/>
    <w:multiLevelType w:val="singleLevel"/>
    <w:tmpl w:val="C7280198"/>
    <w:lvl w:ilvl="0">
      <w:start w:val="1"/>
      <w:numFmt w:val="bullet"/>
      <w:lvlText w:val=""/>
      <w:lvlJc w:val="left"/>
      <w:pPr>
        <w:tabs>
          <w:tab w:val="num" w:pos="360"/>
        </w:tabs>
        <w:ind w:left="360" w:hanging="360"/>
      </w:pPr>
      <w:rPr>
        <w:rFonts w:ascii="Symbol" w:hAnsi="Symbol" w:hint="default"/>
      </w:rPr>
    </w:lvl>
  </w:abstractNum>
  <w:abstractNum w:abstractNumId="10">
    <w:nsid w:val="05E01436"/>
    <w:multiLevelType w:val="hybridMultilevel"/>
    <w:tmpl w:val="15CC83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0CB51E2C"/>
    <w:multiLevelType w:val="multilevel"/>
    <w:tmpl w:val="51EA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4A0BCF"/>
    <w:multiLevelType w:val="hybridMultilevel"/>
    <w:tmpl w:val="89249924"/>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nsid w:val="1671165F"/>
    <w:multiLevelType w:val="hybridMultilevel"/>
    <w:tmpl w:val="05FE463A"/>
    <w:lvl w:ilvl="0" w:tplc="31DE6452">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1F426D78"/>
    <w:multiLevelType w:val="hybridMultilevel"/>
    <w:tmpl w:val="DEC0FE0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45E641EF"/>
    <w:multiLevelType w:val="hybridMultilevel"/>
    <w:tmpl w:val="847271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4EA42361"/>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182361F"/>
    <w:multiLevelType w:val="hybridMultilevel"/>
    <w:tmpl w:val="EB00FF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51F0307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734932"/>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46B1AD4"/>
    <w:multiLevelType w:val="multilevel"/>
    <w:tmpl w:val="68A4C6A0"/>
    <w:lvl w:ilvl="0">
      <w:start w:val="1"/>
      <w:numFmt w:val="decimal"/>
      <w:pStyle w:val="Heading1"/>
      <w:suff w:val="nothing"/>
      <w:lvlText w:val="Chapter %1 - "/>
      <w:lvlJc w:val="left"/>
      <w:pPr>
        <w:ind w:left="0" w:firstLine="0"/>
      </w:pPr>
      <w:rPr>
        <w:rFonts w:hint="default"/>
      </w:rPr>
    </w:lvl>
    <w:lvl w:ilvl="1">
      <w:start w:val="1"/>
      <w:numFmt w:val="decimal"/>
      <w:pStyle w:val="Heading2"/>
      <w:suff w:val="nothing"/>
      <w:lvlText w:val="%1.%2. "/>
      <w:lvlJc w:val="left"/>
      <w:pPr>
        <w:ind w:left="567" w:firstLine="0"/>
      </w:pPr>
      <w:rPr>
        <w:rFonts w:ascii="Times New Roman" w:hAnsi="Times New Roman" w:cs="Times New Roman" w:hint="default"/>
        <w:b/>
        <w:bCs w:val="0"/>
        <w:i w:val="0"/>
        <w:iCs w:val="0"/>
        <w:caps w:val="0"/>
        <w:smallCaps w:val="0"/>
        <w:strike w:val="0"/>
        <w:dstrike w:val="0"/>
        <w:noProof w:val="0"/>
        <w:snapToGrid w:val="0"/>
        <w:vanish w:val="0"/>
        <w:color w:val="53548A" w:themeColor="accent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nothing"/>
      <w:lvlText w:val="%1.%2.%3. "/>
      <w:lvlJc w:val="left"/>
      <w:pPr>
        <w:ind w:left="0" w:firstLine="0"/>
      </w:pPr>
      <w:rPr>
        <w:rFonts w:hint="default"/>
        <w:u w:val="single"/>
      </w:rPr>
    </w:lvl>
    <w:lvl w:ilvl="3">
      <w:start w:val="1"/>
      <w:numFmt w:val="decimal"/>
      <w:lvlRestart w:val="1"/>
      <w:pStyle w:val="EquationNumbers"/>
      <w:suff w:val="nothing"/>
      <w:lvlText w:val="(%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Heading4"/>
      <w:suff w:val="nothing"/>
      <w:lvlText w:val="Figure %1.%5: "/>
      <w:lvlJc w:val="left"/>
      <w:pPr>
        <w:ind w:left="0" w:firstLine="0"/>
      </w:pPr>
      <w:rPr>
        <w:rFonts w:hint="default"/>
      </w:rPr>
    </w:lvl>
    <w:lvl w:ilvl="5">
      <w:start w:val="1"/>
      <w:numFmt w:val="decimal"/>
      <w:lvlRestart w:val="1"/>
      <w:pStyle w:val="Heading5"/>
      <w:suff w:val="nothing"/>
      <w:lvlText w:val="Table %1.%6: "/>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nsid w:val="786A5ADD"/>
    <w:multiLevelType w:val="hybridMultilevel"/>
    <w:tmpl w:val="06FC2ADE"/>
    <w:lvl w:ilvl="0" w:tplc="93849510">
      <w:start w:val="1"/>
      <w:numFmt w:val="decimal"/>
      <w:lvlText w:val="%1."/>
      <w:lvlJc w:val="left"/>
      <w:pPr>
        <w:ind w:left="720" w:hanging="360"/>
      </w:pPr>
      <w:rPr>
        <w:rFonts w:hint="default"/>
      </w:rPr>
    </w:lvl>
    <w:lvl w:ilvl="1" w:tplc="19A8AF92">
      <w:start w:val="1"/>
      <w:numFmt w:val="lowerLetter"/>
      <w:lvlText w:val="%2."/>
      <w:lvlJc w:val="left"/>
      <w:pPr>
        <w:ind w:left="1440" w:hanging="360"/>
      </w:pPr>
    </w:lvl>
    <w:lvl w:ilvl="2" w:tplc="F30A613E">
      <w:start w:val="1"/>
      <w:numFmt w:val="lowerRoman"/>
      <w:lvlText w:val="%3."/>
      <w:lvlJc w:val="right"/>
      <w:pPr>
        <w:ind w:left="2160" w:hanging="180"/>
      </w:pPr>
    </w:lvl>
    <w:lvl w:ilvl="3" w:tplc="F470FEDE" w:tentative="1">
      <w:start w:val="1"/>
      <w:numFmt w:val="decimal"/>
      <w:lvlText w:val="%4."/>
      <w:lvlJc w:val="left"/>
      <w:pPr>
        <w:ind w:left="2880" w:hanging="360"/>
      </w:pPr>
    </w:lvl>
    <w:lvl w:ilvl="4" w:tplc="1D721390" w:tentative="1">
      <w:start w:val="1"/>
      <w:numFmt w:val="lowerLetter"/>
      <w:lvlText w:val="%5."/>
      <w:lvlJc w:val="left"/>
      <w:pPr>
        <w:ind w:left="3600" w:hanging="360"/>
      </w:pPr>
    </w:lvl>
    <w:lvl w:ilvl="5" w:tplc="C5640708" w:tentative="1">
      <w:start w:val="1"/>
      <w:numFmt w:val="lowerRoman"/>
      <w:lvlText w:val="%6."/>
      <w:lvlJc w:val="right"/>
      <w:pPr>
        <w:ind w:left="4320" w:hanging="180"/>
      </w:pPr>
    </w:lvl>
    <w:lvl w:ilvl="6" w:tplc="34FE4642" w:tentative="1">
      <w:start w:val="1"/>
      <w:numFmt w:val="decimal"/>
      <w:lvlText w:val="%7."/>
      <w:lvlJc w:val="left"/>
      <w:pPr>
        <w:ind w:left="5040" w:hanging="360"/>
      </w:pPr>
    </w:lvl>
    <w:lvl w:ilvl="7" w:tplc="D734A2AA" w:tentative="1">
      <w:start w:val="1"/>
      <w:numFmt w:val="lowerLetter"/>
      <w:lvlText w:val="%8."/>
      <w:lvlJc w:val="left"/>
      <w:pPr>
        <w:ind w:left="5760" w:hanging="360"/>
      </w:pPr>
    </w:lvl>
    <w:lvl w:ilvl="8" w:tplc="EFB6B7E6" w:tentative="1">
      <w:start w:val="1"/>
      <w:numFmt w:val="lowerRoman"/>
      <w:lvlText w:val="%9."/>
      <w:lvlJc w:val="right"/>
      <w:pPr>
        <w:ind w:left="6480" w:hanging="180"/>
      </w:pPr>
    </w:lvl>
  </w:abstractNum>
  <w:abstractNum w:abstractNumId="22">
    <w:nsid w:val="7C150AA5"/>
    <w:multiLevelType w:val="multilevel"/>
    <w:tmpl w:val="76C6FA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12"/>
  </w:num>
  <w:num w:numId="3">
    <w:abstractNumId w:val="16"/>
  </w:num>
  <w:num w:numId="4">
    <w:abstractNumId w:val="18"/>
  </w:num>
  <w:num w:numId="5">
    <w:abstractNumId w:val="14"/>
  </w:num>
  <w:num w:numId="6">
    <w:abstractNumId w:val="19"/>
  </w:num>
  <w:num w:numId="7">
    <w:abstractNumId w:val="22"/>
  </w:num>
  <w:num w:numId="8">
    <w:abstractNumId w:val="2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11"/>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3"/>
    </w:lvlOverride>
  </w:num>
  <w:num w:numId="2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Van Der Merwe">
    <w15:presenceInfo w15:providerId="None" w15:userId="Sean Van Der Merw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ZA" w:vendorID="64" w:dllVersion="6" w:nlCheck="1" w:checkStyle="1"/>
  <w:activeWritingStyle w:appName="MSWord" w:lang="en-US" w:vendorID="64" w:dllVersion="6" w:nlCheck="1" w:checkStyle="1"/>
  <w:activeWritingStyle w:appName="MSWord" w:lang="en-ZA" w:vendorID="64" w:dllVersion="0" w:nlCheck="1" w:checkStyle="0"/>
  <w:activeWritingStyle w:appName="MSWord" w:lang="en-US" w:vendorID="64" w:dllVersion="0" w:nlCheck="1" w:checkStyle="0"/>
  <w:activeWritingStyle w:appName="MSWord" w:lang="en-ZA" w:vendorID="64" w:dllVersion="131078" w:nlCheck="1" w:checkStyle="1"/>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7AE"/>
    <w:rsid w:val="000046E6"/>
    <w:rsid w:val="00006478"/>
    <w:rsid w:val="00007034"/>
    <w:rsid w:val="000078B7"/>
    <w:rsid w:val="00010B0E"/>
    <w:rsid w:val="00012FAD"/>
    <w:rsid w:val="00016677"/>
    <w:rsid w:val="00020784"/>
    <w:rsid w:val="0002159E"/>
    <w:rsid w:val="000218B1"/>
    <w:rsid w:val="000219E7"/>
    <w:rsid w:val="00021D38"/>
    <w:rsid w:val="00022F39"/>
    <w:rsid w:val="00023312"/>
    <w:rsid w:val="00023773"/>
    <w:rsid w:val="000246D5"/>
    <w:rsid w:val="000314F7"/>
    <w:rsid w:val="00032CAE"/>
    <w:rsid w:val="00033C1D"/>
    <w:rsid w:val="00033DF3"/>
    <w:rsid w:val="00034DF4"/>
    <w:rsid w:val="00035BB9"/>
    <w:rsid w:val="00036F3D"/>
    <w:rsid w:val="000370EB"/>
    <w:rsid w:val="0004357B"/>
    <w:rsid w:val="00044062"/>
    <w:rsid w:val="00044872"/>
    <w:rsid w:val="00046B68"/>
    <w:rsid w:val="00046F33"/>
    <w:rsid w:val="000474BC"/>
    <w:rsid w:val="0004799C"/>
    <w:rsid w:val="00052EEE"/>
    <w:rsid w:val="00053D8A"/>
    <w:rsid w:val="00054890"/>
    <w:rsid w:val="000550C5"/>
    <w:rsid w:val="0006005D"/>
    <w:rsid w:val="00060305"/>
    <w:rsid w:val="00060809"/>
    <w:rsid w:val="00060C98"/>
    <w:rsid w:val="00060D91"/>
    <w:rsid w:val="00061FDE"/>
    <w:rsid w:val="000635DF"/>
    <w:rsid w:val="00064BC6"/>
    <w:rsid w:val="000658B9"/>
    <w:rsid w:val="00066280"/>
    <w:rsid w:val="00070890"/>
    <w:rsid w:val="00072721"/>
    <w:rsid w:val="000737FE"/>
    <w:rsid w:val="00073DE8"/>
    <w:rsid w:val="00073E36"/>
    <w:rsid w:val="000741FF"/>
    <w:rsid w:val="000742C8"/>
    <w:rsid w:val="00074F7F"/>
    <w:rsid w:val="000754C9"/>
    <w:rsid w:val="000775D7"/>
    <w:rsid w:val="0008277A"/>
    <w:rsid w:val="0008410B"/>
    <w:rsid w:val="0008424D"/>
    <w:rsid w:val="000844A4"/>
    <w:rsid w:val="0008606D"/>
    <w:rsid w:val="000871C6"/>
    <w:rsid w:val="00087E4C"/>
    <w:rsid w:val="000902B4"/>
    <w:rsid w:val="00090B53"/>
    <w:rsid w:val="00092FEF"/>
    <w:rsid w:val="00094319"/>
    <w:rsid w:val="00094A0B"/>
    <w:rsid w:val="000950A1"/>
    <w:rsid w:val="0009634A"/>
    <w:rsid w:val="00096EEC"/>
    <w:rsid w:val="00097230"/>
    <w:rsid w:val="000A1876"/>
    <w:rsid w:val="000A1BE0"/>
    <w:rsid w:val="000A25AD"/>
    <w:rsid w:val="000A2891"/>
    <w:rsid w:val="000A3EAA"/>
    <w:rsid w:val="000A47A6"/>
    <w:rsid w:val="000A6B97"/>
    <w:rsid w:val="000A76C1"/>
    <w:rsid w:val="000B1286"/>
    <w:rsid w:val="000B1E71"/>
    <w:rsid w:val="000B36FF"/>
    <w:rsid w:val="000B3C41"/>
    <w:rsid w:val="000B46FD"/>
    <w:rsid w:val="000B517B"/>
    <w:rsid w:val="000B59C2"/>
    <w:rsid w:val="000B644C"/>
    <w:rsid w:val="000B6D04"/>
    <w:rsid w:val="000C193F"/>
    <w:rsid w:val="000C2173"/>
    <w:rsid w:val="000C39E6"/>
    <w:rsid w:val="000C486C"/>
    <w:rsid w:val="000C547D"/>
    <w:rsid w:val="000C6294"/>
    <w:rsid w:val="000C6A81"/>
    <w:rsid w:val="000D10EA"/>
    <w:rsid w:val="000D17F8"/>
    <w:rsid w:val="000D5A0C"/>
    <w:rsid w:val="000E01C0"/>
    <w:rsid w:val="000E0F45"/>
    <w:rsid w:val="000E10CD"/>
    <w:rsid w:val="000E16EE"/>
    <w:rsid w:val="000E3093"/>
    <w:rsid w:val="000E3FF0"/>
    <w:rsid w:val="000E5FD0"/>
    <w:rsid w:val="000F0121"/>
    <w:rsid w:val="000F0AFB"/>
    <w:rsid w:val="000F179B"/>
    <w:rsid w:val="000F264B"/>
    <w:rsid w:val="000F306B"/>
    <w:rsid w:val="000F3200"/>
    <w:rsid w:val="000F38BB"/>
    <w:rsid w:val="000F3C2C"/>
    <w:rsid w:val="000F672D"/>
    <w:rsid w:val="000F7AFD"/>
    <w:rsid w:val="00100044"/>
    <w:rsid w:val="00101052"/>
    <w:rsid w:val="0010166A"/>
    <w:rsid w:val="00101758"/>
    <w:rsid w:val="00102750"/>
    <w:rsid w:val="00105165"/>
    <w:rsid w:val="00106BBB"/>
    <w:rsid w:val="00107258"/>
    <w:rsid w:val="00107841"/>
    <w:rsid w:val="00107DDB"/>
    <w:rsid w:val="00111E7E"/>
    <w:rsid w:val="00112735"/>
    <w:rsid w:val="00112BD9"/>
    <w:rsid w:val="00113A5B"/>
    <w:rsid w:val="00113F4B"/>
    <w:rsid w:val="00115975"/>
    <w:rsid w:val="00121FAA"/>
    <w:rsid w:val="00122C3D"/>
    <w:rsid w:val="0012687A"/>
    <w:rsid w:val="001308B1"/>
    <w:rsid w:val="00130FB6"/>
    <w:rsid w:val="00133869"/>
    <w:rsid w:val="00140026"/>
    <w:rsid w:val="00142FB4"/>
    <w:rsid w:val="00143B98"/>
    <w:rsid w:val="00144ECE"/>
    <w:rsid w:val="00146C8C"/>
    <w:rsid w:val="001473ED"/>
    <w:rsid w:val="00150691"/>
    <w:rsid w:val="001512B9"/>
    <w:rsid w:val="0015202B"/>
    <w:rsid w:val="00152D2C"/>
    <w:rsid w:val="00153CBE"/>
    <w:rsid w:val="00154B00"/>
    <w:rsid w:val="00156278"/>
    <w:rsid w:val="00156E2D"/>
    <w:rsid w:val="001609A0"/>
    <w:rsid w:val="0016125C"/>
    <w:rsid w:val="0016242D"/>
    <w:rsid w:val="001656D6"/>
    <w:rsid w:val="0016585C"/>
    <w:rsid w:val="00171A1A"/>
    <w:rsid w:val="001745CF"/>
    <w:rsid w:val="00174AB7"/>
    <w:rsid w:val="00176924"/>
    <w:rsid w:val="00184531"/>
    <w:rsid w:val="00186E9C"/>
    <w:rsid w:val="00191E4F"/>
    <w:rsid w:val="00192020"/>
    <w:rsid w:val="00194353"/>
    <w:rsid w:val="00194960"/>
    <w:rsid w:val="001955C7"/>
    <w:rsid w:val="00196531"/>
    <w:rsid w:val="00196E44"/>
    <w:rsid w:val="001A00FC"/>
    <w:rsid w:val="001A0AD6"/>
    <w:rsid w:val="001A165F"/>
    <w:rsid w:val="001A17F7"/>
    <w:rsid w:val="001A2566"/>
    <w:rsid w:val="001A404F"/>
    <w:rsid w:val="001A60A6"/>
    <w:rsid w:val="001A7A9C"/>
    <w:rsid w:val="001B0757"/>
    <w:rsid w:val="001B1337"/>
    <w:rsid w:val="001B262F"/>
    <w:rsid w:val="001B331D"/>
    <w:rsid w:val="001B59CD"/>
    <w:rsid w:val="001B67CC"/>
    <w:rsid w:val="001C019B"/>
    <w:rsid w:val="001C364C"/>
    <w:rsid w:val="001C3A31"/>
    <w:rsid w:val="001C4927"/>
    <w:rsid w:val="001C4C52"/>
    <w:rsid w:val="001C5602"/>
    <w:rsid w:val="001C58EC"/>
    <w:rsid w:val="001C68AE"/>
    <w:rsid w:val="001C784E"/>
    <w:rsid w:val="001D30A9"/>
    <w:rsid w:val="001D3719"/>
    <w:rsid w:val="001D3A79"/>
    <w:rsid w:val="001D578B"/>
    <w:rsid w:val="001D6B75"/>
    <w:rsid w:val="001E101D"/>
    <w:rsid w:val="001E1BCC"/>
    <w:rsid w:val="001E20DE"/>
    <w:rsid w:val="001E44EA"/>
    <w:rsid w:val="001E5DC1"/>
    <w:rsid w:val="001E63E8"/>
    <w:rsid w:val="001E6E36"/>
    <w:rsid w:val="001E74D3"/>
    <w:rsid w:val="001E7560"/>
    <w:rsid w:val="001E7AFC"/>
    <w:rsid w:val="001E7DFF"/>
    <w:rsid w:val="001F3893"/>
    <w:rsid w:val="001F3B50"/>
    <w:rsid w:val="001F4B91"/>
    <w:rsid w:val="001F4F0A"/>
    <w:rsid w:val="001F517E"/>
    <w:rsid w:val="001F6417"/>
    <w:rsid w:val="001F7243"/>
    <w:rsid w:val="002015CD"/>
    <w:rsid w:val="002023CA"/>
    <w:rsid w:val="00202F38"/>
    <w:rsid w:val="002034D9"/>
    <w:rsid w:val="00205364"/>
    <w:rsid w:val="00205E89"/>
    <w:rsid w:val="00206565"/>
    <w:rsid w:val="002104B0"/>
    <w:rsid w:val="002113B2"/>
    <w:rsid w:val="002143E9"/>
    <w:rsid w:val="00214994"/>
    <w:rsid w:val="00214FFB"/>
    <w:rsid w:val="00216017"/>
    <w:rsid w:val="00217973"/>
    <w:rsid w:val="0022123F"/>
    <w:rsid w:val="002215AD"/>
    <w:rsid w:val="00222434"/>
    <w:rsid w:val="0022509D"/>
    <w:rsid w:val="00227BFB"/>
    <w:rsid w:val="002309A3"/>
    <w:rsid w:val="002332FF"/>
    <w:rsid w:val="0024179D"/>
    <w:rsid w:val="00241C4B"/>
    <w:rsid w:val="00242168"/>
    <w:rsid w:val="00243268"/>
    <w:rsid w:val="00243B0C"/>
    <w:rsid w:val="00244A9B"/>
    <w:rsid w:val="00246B13"/>
    <w:rsid w:val="0025026E"/>
    <w:rsid w:val="002502C9"/>
    <w:rsid w:val="002506FB"/>
    <w:rsid w:val="00250754"/>
    <w:rsid w:val="00251540"/>
    <w:rsid w:val="002534E3"/>
    <w:rsid w:val="00253A3D"/>
    <w:rsid w:val="00253C4B"/>
    <w:rsid w:val="002550C2"/>
    <w:rsid w:val="00262662"/>
    <w:rsid w:val="002631C2"/>
    <w:rsid w:val="0026356D"/>
    <w:rsid w:val="00264612"/>
    <w:rsid w:val="00265065"/>
    <w:rsid w:val="0026760D"/>
    <w:rsid w:val="00270B9B"/>
    <w:rsid w:val="00271B1F"/>
    <w:rsid w:val="00272F6F"/>
    <w:rsid w:val="00273398"/>
    <w:rsid w:val="002736AF"/>
    <w:rsid w:val="00274942"/>
    <w:rsid w:val="002755FB"/>
    <w:rsid w:val="002757D3"/>
    <w:rsid w:val="00276640"/>
    <w:rsid w:val="00276793"/>
    <w:rsid w:val="0027746D"/>
    <w:rsid w:val="00280358"/>
    <w:rsid w:val="0028455D"/>
    <w:rsid w:val="00286D7F"/>
    <w:rsid w:val="00287256"/>
    <w:rsid w:val="002901A3"/>
    <w:rsid w:val="00290E4F"/>
    <w:rsid w:val="00294A42"/>
    <w:rsid w:val="00295C0D"/>
    <w:rsid w:val="002964CF"/>
    <w:rsid w:val="00297B5D"/>
    <w:rsid w:val="002A0776"/>
    <w:rsid w:val="002A1FD2"/>
    <w:rsid w:val="002A3164"/>
    <w:rsid w:val="002B299E"/>
    <w:rsid w:val="002B2F21"/>
    <w:rsid w:val="002B3F04"/>
    <w:rsid w:val="002B5371"/>
    <w:rsid w:val="002B7A12"/>
    <w:rsid w:val="002C01AF"/>
    <w:rsid w:val="002C053E"/>
    <w:rsid w:val="002C0BD9"/>
    <w:rsid w:val="002C17C1"/>
    <w:rsid w:val="002C26B3"/>
    <w:rsid w:val="002C452E"/>
    <w:rsid w:val="002C4CC4"/>
    <w:rsid w:val="002C5531"/>
    <w:rsid w:val="002D156B"/>
    <w:rsid w:val="002D3A50"/>
    <w:rsid w:val="002E056F"/>
    <w:rsid w:val="002E2845"/>
    <w:rsid w:val="002E2F1B"/>
    <w:rsid w:val="002E7053"/>
    <w:rsid w:val="002F3C28"/>
    <w:rsid w:val="002F53B1"/>
    <w:rsid w:val="002F5F42"/>
    <w:rsid w:val="002F5FEF"/>
    <w:rsid w:val="002F6DC8"/>
    <w:rsid w:val="002F73D9"/>
    <w:rsid w:val="002F76E0"/>
    <w:rsid w:val="002F7903"/>
    <w:rsid w:val="003008F4"/>
    <w:rsid w:val="0030104B"/>
    <w:rsid w:val="00306E2C"/>
    <w:rsid w:val="00310CAA"/>
    <w:rsid w:val="00310E27"/>
    <w:rsid w:val="00310E70"/>
    <w:rsid w:val="00311182"/>
    <w:rsid w:val="00313B22"/>
    <w:rsid w:val="00314D46"/>
    <w:rsid w:val="00316DB6"/>
    <w:rsid w:val="00317002"/>
    <w:rsid w:val="00317C58"/>
    <w:rsid w:val="00317CA4"/>
    <w:rsid w:val="003214C4"/>
    <w:rsid w:val="0032176D"/>
    <w:rsid w:val="0032191E"/>
    <w:rsid w:val="00322E5D"/>
    <w:rsid w:val="003265DB"/>
    <w:rsid w:val="00327AA3"/>
    <w:rsid w:val="00327F50"/>
    <w:rsid w:val="00330712"/>
    <w:rsid w:val="0033182B"/>
    <w:rsid w:val="00332BC9"/>
    <w:rsid w:val="00333A7E"/>
    <w:rsid w:val="003340FE"/>
    <w:rsid w:val="00334C1E"/>
    <w:rsid w:val="00334D93"/>
    <w:rsid w:val="0033514A"/>
    <w:rsid w:val="00336FFF"/>
    <w:rsid w:val="003408EF"/>
    <w:rsid w:val="00341F78"/>
    <w:rsid w:val="00343AE0"/>
    <w:rsid w:val="003456E2"/>
    <w:rsid w:val="003508FE"/>
    <w:rsid w:val="00351896"/>
    <w:rsid w:val="00351B1D"/>
    <w:rsid w:val="00353EDC"/>
    <w:rsid w:val="003540F3"/>
    <w:rsid w:val="00355235"/>
    <w:rsid w:val="00355607"/>
    <w:rsid w:val="003562F3"/>
    <w:rsid w:val="003570AF"/>
    <w:rsid w:val="00360178"/>
    <w:rsid w:val="003603FB"/>
    <w:rsid w:val="00363174"/>
    <w:rsid w:val="00367135"/>
    <w:rsid w:val="00372172"/>
    <w:rsid w:val="003731DD"/>
    <w:rsid w:val="00373852"/>
    <w:rsid w:val="00373F4B"/>
    <w:rsid w:val="00377448"/>
    <w:rsid w:val="0037789C"/>
    <w:rsid w:val="003821A4"/>
    <w:rsid w:val="00382E4E"/>
    <w:rsid w:val="003864E1"/>
    <w:rsid w:val="00386679"/>
    <w:rsid w:val="003932A4"/>
    <w:rsid w:val="003934B1"/>
    <w:rsid w:val="003951A4"/>
    <w:rsid w:val="00395819"/>
    <w:rsid w:val="00397BAF"/>
    <w:rsid w:val="00397D40"/>
    <w:rsid w:val="003A0E6E"/>
    <w:rsid w:val="003A101D"/>
    <w:rsid w:val="003A25CB"/>
    <w:rsid w:val="003A3390"/>
    <w:rsid w:val="003A346F"/>
    <w:rsid w:val="003A3503"/>
    <w:rsid w:val="003A3EFE"/>
    <w:rsid w:val="003A738A"/>
    <w:rsid w:val="003B109B"/>
    <w:rsid w:val="003B3BFA"/>
    <w:rsid w:val="003B43A4"/>
    <w:rsid w:val="003B6EFE"/>
    <w:rsid w:val="003B6F44"/>
    <w:rsid w:val="003B7418"/>
    <w:rsid w:val="003C046B"/>
    <w:rsid w:val="003C1361"/>
    <w:rsid w:val="003C3656"/>
    <w:rsid w:val="003C395B"/>
    <w:rsid w:val="003C39E8"/>
    <w:rsid w:val="003C539B"/>
    <w:rsid w:val="003C6052"/>
    <w:rsid w:val="003C6700"/>
    <w:rsid w:val="003D0707"/>
    <w:rsid w:val="003D2576"/>
    <w:rsid w:val="003D25EE"/>
    <w:rsid w:val="003D2807"/>
    <w:rsid w:val="003D2FED"/>
    <w:rsid w:val="003D347C"/>
    <w:rsid w:val="003D36AA"/>
    <w:rsid w:val="003D5C59"/>
    <w:rsid w:val="003D61ED"/>
    <w:rsid w:val="003D6FCC"/>
    <w:rsid w:val="003D707A"/>
    <w:rsid w:val="003E08FC"/>
    <w:rsid w:val="003E1EBA"/>
    <w:rsid w:val="003E2BB1"/>
    <w:rsid w:val="003E2EAA"/>
    <w:rsid w:val="003E45C6"/>
    <w:rsid w:val="003E4755"/>
    <w:rsid w:val="003E53E2"/>
    <w:rsid w:val="003E63D7"/>
    <w:rsid w:val="003E6C5A"/>
    <w:rsid w:val="003E7D5A"/>
    <w:rsid w:val="003F15D8"/>
    <w:rsid w:val="003F1EDD"/>
    <w:rsid w:val="003F307A"/>
    <w:rsid w:val="003F3ADF"/>
    <w:rsid w:val="003F449F"/>
    <w:rsid w:val="003F6786"/>
    <w:rsid w:val="003F6C66"/>
    <w:rsid w:val="003F7030"/>
    <w:rsid w:val="003F7394"/>
    <w:rsid w:val="003F7B1B"/>
    <w:rsid w:val="00402203"/>
    <w:rsid w:val="00406AB9"/>
    <w:rsid w:val="00407C24"/>
    <w:rsid w:val="00410088"/>
    <w:rsid w:val="00410788"/>
    <w:rsid w:val="00412569"/>
    <w:rsid w:val="00415BE6"/>
    <w:rsid w:val="00416B4A"/>
    <w:rsid w:val="00417216"/>
    <w:rsid w:val="004200CE"/>
    <w:rsid w:val="00420DA5"/>
    <w:rsid w:val="00422B81"/>
    <w:rsid w:val="004230F5"/>
    <w:rsid w:val="00424412"/>
    <w:rsid w:val="00426E06"/>
    <w:rsid w:val="00430A73"/>
    <w:rsid w:val="00432805"/>
    <w:rsid w:val="004334F8"/>
    <w:rsid w:val="00433E27"/>
    <w:rsid w:val="00434FC7"/>
    <w:rsid w:val="0043580D"/>
    <w:rsid w:val="00436D8E"/>
    <w:rsid w:val="00441137"/>
    <w:rsid w:val="00441FF2"/>
    <w:rsid w:val="00444016"/>
    <w:rsid w:val="00444039"/>
    <w:rsid w:val="00444156"/>
    <w:rsid w:val="00445350"/>
    <w:rsid w:val="004463BE"/>
    <w:rsid w:val="004479E1"/>
    <w:rsid w:val="00447AB7"/>
    <w:rsid w:val="00450ACF"/>
    <w:rsid w:val="00450B79"/>
    <w:rsid w:val="00451184"/>
    <w:rsid w:val="00451C27"/>
    <w:rsid w:val="0045368C"/>
    <w:rsid w:val="004544B2"/>
    <w:rsid w:val="00454AFE"/>
    <w:rsid w:val="00455946"/>
    <w:rsid w:val="004608E2"/>
    <w:rsid w:val="004619D4"/>
    <w:rsid w:val="00461D43"/>
    <w:rsid w:val="00463A59"/>
    <w:rsid w:val="004652AF"/>
    <w:rsid w:val="00467714"/>
    <w:rsid w:val="0047522D"/>
    <w:rsid w:val="004758B0"/>
    <w:rsid w:val="004822E6"/>
    <w:rsid w:val="004840F3"/>
    <w:rsid w:val="004849D1"/>
    <w:rsid w:val="00484A2B"/>
    <w:rsid w:val="00485BAF"/>
    <w:rsid w:val="00490EF3"/>
    <w:rsid w:val="00491DB9"/>
    <w:rsid w:val="004932B7"/>
    <w:rsid w:val="00494077"/>
    <w:rsid w:val="00494825"/>
    <w:rsid w:val="0049523B"/>
    <w:rsid w:val="0049687C"/>
    <w:rsid w:val="00497B9C"/>
    <w:rsid w:val="00497E65"/>
    <w:rsid w:val="004A34BD"/>
    <w:rsid w:val="004A45D1"/>
    <w:rsid w:val="004A6911"/>
    <w:rsid w:val="004A7495"/>
    <w:rsid w:val="004A7ED1"/>
    <w:rsid w:val="004B0300"/>
    <w:rsid w:val="004B135D"/>
    <w:rsid w:val="004B2A2A"/>
    <w:rsid w:val="004B383D"/>
    <w:rsid w:val="004B3D17"/>
    <w:rsid w:val="004B4A98"/>
    <w:rsid w:val="004B532D"/>
    <w:rsid w:val="004B557C"/>
    <w:rsid w:val="004B6C70"/>
    <w:rsid w:val="004B7E78"/>
    <w:rsid w:val="004C0D62"/>
    <w:rsid w:val="004C1594"/>
    <w:rsid w:val="004C4844"/>
    <w:rsid w:val="004D11BF"/>
    <w:rsid w:val="004D2488"/>
    <w:rsid w:val="004D391A"/>
    <w:rsid w:val="004D441D"/>
    <w:rsid w:val="004D5507"/>
    <w:rsid w:val="004D5950"/>
    <w:rsid w:val="004D5B5E"/>
    <w:rsid w:val="004D6CCF"/>
    <w:rsid w:val="004D786D"/>
    <w:rsid w:val="004D7AB3"/>
    <w:rsid w:val="004E03B5"/>
    <w:rsid w:val="004E300E"/>
    <w:rsid w:val="004E47FC"/>
    <w:rsid w:val="004E6965"/>
    <w:rsid w:val="004F05F2"/>
    <w:rsid w:val="004F477D"/>
    <w:rsid w:val="004F5050"/>
    <w:rsid w:val="004F6C65"/>
    <w:rsid w:val="004F6E85"/>
    <w:rsid w:val="004F7B78"/>
    <w:rsid w:val="005005A1"/>
    <w:rsid w:val="00501991"/>
    <w:rsid w:val="00501E93"/>
    <w:rsid w:val="0050259D"/>
    <w:rsid w:val="00505752"/>
    <w:rsid w:val="00507DC7"/>
    <w:rsid w:val="00510DAA"/>
    <w:rsid w:val="0051215E"/>
    <w:rsid w:val="00515351"/>
    <w:rsid w:val="00517E13"/>
    <w:rsid w:val="005229EE"/>
    <w:rsid w:val="00527215"/>
    <w:rsid w:val="00527C94"/>
    <w:rsid w:val="005320E3"/>
    <w:rsid w:val="005325C3"/>
    <w:rsid w:val="005330D7"/>
    <w:rsid w:val="005340A3"/>
    <w:rsid w:val="00534EE5"/>
    <w:rsid w:val="00536244"/>
    <w:rsid w:val="0054064B"/>
    <w:rsid w:val="005466C8"/>
    <w:rsid w:val="005478A1"/>
    <w:rsid w:val="00552068"/>
    <w:rsid w:val="00552DA6"/>
    <w:rsid w:val="00554C17"/>
    <w:rsid w:val="00556089"/>
    <w:rsid w:val="00556895"/>
    <w:rsid w:val="00562325"/>
    <w:rsid w:val="00562998"/>
    <w:rsid w:val="00563344"/>
    <w:rsid w:val="00564C3D"/>
    <w:rsid w:val="00564EA8"/>
    <w:rsid w:val="00565090"/>
    <w:rsid w:val="005656C8"/>
    <w:rsid w:val="0056694B"/>
    <w:rsid w:val="00567F2A"/>
    <w:rsid w:val="00571F95"/>
    <w:rsid w:val="00576595"/>
    <w:rsid w:val="00582392"/>
    <w:rsid w:val="0058548C"/>
    <w:rsid w:val="00585856"/>
    <w:rsid w:val="005858F4"/>
    <w:rsid w:val="00594719"/>
    <w:rsid w:val="00594F39"/>
    <w:rsid w:val="005A0F05"/>
    <w:rsid w:val="005A1BB0"/>
    <w:rsid w:val="005A316E"/>
    <w:rsid w:val="005A35F5"/>
    <w:rsid w:val="005A4CBF"/>
    <w:rsid w:val="005A622D"/>
    <w:rsid w:val="005B01E4"/>
    <w:rsid w:val="005B0759"/>
    <w:rsid w:val="005B3345"/>
    <w:rsid w:val="005B3515"/>
    <w:rsid w:val="005B3C8A"/>
    <w:rsid w:val="005B4BC4"/>
    <w:rsid w:val="005B50FC"/>
    <w:rsid w:val="005B51D7"/>
    <w:rsid w:val="005C10AB"/>
    <w:rsid w:val="005C14F3"/>
    <w:rsid w:val="005C3BC7"/>
    <w:rsid w:val="005C44D3"/>
    <w:rsid w:val="005C58A6"/>
    <w:rsid w:val="005C5F7C"/>
    <w:rsid w:val="005D1976"/>
    <w:rsid w:val="005D2F07"/>
    <w:rsid w:val="005D59C5"/>
    <w:rsid w:val="005D656F"/>
    <w:rsid w:val="005E05D4"/>
    <w:rsid w:val="005E149B"/>
    <w:rsid w:val="005E364B"/>
    <w:rsid w:val="005E6B4A"/>
    <w:rsid w:val="005F06C9"/>
    <w:rsid w:val="005F1507"/>
    <w:rsid w:val="005F1B41"/>
    <w:rsid w:val="005F1B8B"/>
    <w:rsid w:val="005F28BD"/>
    <w:rsid w:val="005F37A8"/>
    <w:rsid w:val="005F459B"/>
    <w:rsid w:val="005F5A5A"/>
    <w:rsid w:val="005F5ACE"/>
    <w:rsid w:val="005F5BF4"/>
    <w:rsid w:val="005F6EA2"/>
    <w:rsid w:val="005F742D"/>
    <w:rsid w:val="00604B95"/>
    <w:rsid w:val="0060572D"/>
    <w:rsid w:val="006059FC"/>
    <w:rsid w:val="00606688"/>
    <w:rsid w:val="0061466B"/>
    <w:rsid w:val="00615382"/>
    <w:rsid w:val="00615BFA"/>
    <w:rsid w:val="00615DB7"/>
    <w:rsid w:val="0061681B"/>
    <w:rsid w:val="00616DB3"/>
    <w:rsid w:val="00617E8A"/>
    <w:rsid w:val="0062277E"/>
    <w:rsid w:val="00623F75"/>
    <w:rsid w:val="0062450A"/>
    <w:rsid w:val="00624D64"/>
    <w:rsid w:val="00625C65"/>
    <w:rsid w:val="006301CF"/>
    <w:rsid w:val="006340CE"/>
    <w:rsid w:val="006344E9"/>
    <w:rsid w:val="00635C6F"/>
    <w:rsid w:val="006365D3"/>
    <w:rsid w:val="00636C3F"/>
    <w:rsid w:val="00637660"/>
    <w:rsid w:val="00640EB5"/>
    <w:rsid w:val="00641B5B"/>
    <w:rsid w:val="006437E7"/>
    <w:rsid w:val="00645809"/>
    <w:rsid w:val="00645F46"/>
    <w:rsid w:val="00650276"/>
    <w:rsid w:val="006508D5"/>
    <w:rsid w:val="00651885"/>
    <w:rsid w:val="006526C6"/>
    <w:rsid w:val="006527AE"/>
    <w:rsid w:val="00653246"/>
    <w:rsid w:val="00653AFF"/>
    <w:rsid w:val="006567DE"/>
    <w:rsid w:val="00656EDD"/>
    <w:rsid w:val="00657722"/>
    <w:rsid w:val="00657AE9"/>
    <w:rsid w:val="006604E9"/>
    <w:rsid w:val="00662E65"/>
    <w:rsid w:val="006631F2"/>
    <w:rsid w:val="00663513"/>
    <w:rsid w:val="0066380D"/>
    <w:rsid w:val="006644C0"/>
    <w:rsid w:val="00666FCF"/>
    <w:rsid w:val="00667160"/>
    <w:rsid w:val="006736F3"/>
    <w:rsid w:val="006756AC"/>
    <w:rsid w:val="00677A43"/>
    <w:rsid w:val="00682E71"/>
    <w:rsid w:val="0068392A"/>
    <w:rsid w:val="006849EC"/>
    <w:rsid w:val="00691F30"/>
    <w:rsid w:val="0069246A"/>
    <w:rsid w:val="00694A5E"/>
    <w:rsid w:val="006A0B22"/>
    <w:rsid w:val="006A1497"/>
    <w:rsid w:val="006A1AD8"/>
    <w:rsid w:val="006A20F2"/>
    <w:rsid w:val="006A6197"/>
    <w:rsid w:val="006A676C"/>
    <w:rsid w:val="006A6987"/>
    <w:rsid w:val="006A70CA"/>
    <w:rsid w:val="006A77AC"/>
    <w:rsid w:val="006B2278"/>
    <w:rsid w:val="006B39BC"/>
    <w:rsid w:val="006B5252"/>
    <w:rsid w:val="006B5F42"/>
    <w:rsid w:val="006B7588"/>
    <w:rsid w:val="006C05CD"/>
    <w:rsid w:val="006C17BC"/>
    <w:rsid w:val="006C1DF0"/>
    <w:rsid w:val="006C2878"/>
    <w:rsid w:val="006C4C9C"/>
    <w:rsid w:val="006C5A96"/>
    <w:rsid w:val="006C62AC"/>
    <w:rsid w:val="006C740B"/>
    <w:rsid w:val="006D01DF"/>
    <w:rsid w:val="006D02C4"/>
    <w:rsid w:val="006D052A"/>
    <w:rsid w:val="006D1300"/>
    <w:rsid w:val="006D2477"/>
    <w:rsid w:val="006D3741"/>
    <w:rsid w:val="006D406C"/>
    <w:rsid w:val="006D410D"/>
    <w:rsid w:val="006D41A1"/>
    <w:rsid w:val="006D4EC2"/>
    <w:rsid w:val="006D57B4"/>
    <w:rsid w:val="006E0013"/>
    <w:rsid w:val="006E0DF9"/>
    <w:rsid w:val="006E1B64"/>
    <w:rsid w:val="006E3F9A"/>
    <w:rsid w:val="006E5640"/>
    <w:rsid w:val="006F1712"/>
    <w:rsid w:val="006F1864"/>
    <w:rsid w:val="006F1D6F"/>
    <w:rsid w:val="006F2600"/>
    <w:rsid w:val="006F3D17"/>
    <w:rsid w:val="006F6C94"/>
    <w:rsid w:val="00701014"/>
    <w:rsid w:val="00701FA5"/>
    <w:rsid w:val="00702C5C"/>
    <w:rsid w:val="007040AE"/>
    <w:rsid w:val="00704CC4"/>
    <w:rsid w:val="007054CF"/>
    <w:rsid w:val="007063F1"/>
    <w:rsid w:val="0070739C"/>
    <w:rsid w:val="007075B9"/>
    <w:rsid w:val="0071152A"/>
    <w:rsid w:val="00713F86"/>
    <w:rsid w:val="007140F6"/>
    <w:rsid w:val="00714A0F"/>
    <w:rsid w:val="0071589C"/>
    <w:rsid w:val="007178EA"/>
    <w:rsid w:val="00725AF0"/>
    <w:rsid w:val="00732231"/>
    <w:rsid w:val="00733A59"/>
    <w:rsid w:val="0073441B"/>
    <w:rsid w:val="00734516"/>
    <w:rsid w:val="0073624C"/>
    <w:rsid w:val="0073663F"/>
    <w:rsid w:val="00736BDB"/>
    <w:rsid w:val="00736F98"/>
    <w:rsid w:val="00740699"/>
    <w:rsid w:val="00740BC6"/>
    <w:rsid w:val="00740D36"/>
    <w:rsid w:val="007420D6"/>
    <w:rsid w:val="00742830"/>
    <w:rsid w:val="00743975"/>
    <w:rsid w:val="00743A5A"/>
    <w:rsid w:val="007448B6"/>
    <w:rsid w:val="00745508"/>
    <w:rsid w:val="00746C63"/>
    <w:rsid w:val="00746E13"/>
    <w:rsid w:val="00753AFE"/>
    <w:rsid w:val="007561A7"/>
    <w:rsid w:val="00756A27"/>
    <w:rsid w:val="00756FBF"/>
    <w:rsid w:val="00757255"/>
    <w:rsid w:val="00757579"/>
    <w:rsid w:val="00760B00"/>
    <w:rsid w:val="007636D0"/>
    <w:rsid w:val="007636D7"/>
    <w:rsid w:val="00763820"/>
    <w:rsid w:val="00764E3F"/>
    <w:rsid w:val="00767EA6"/>
    <w:rsid w:val="00770492"/>
    <w:rsid w:val="00770689"/>
    <w:rsid w:val="00773475"/>
    <w:rsid w:val="00773AAF"/>
    <w:rsid w:val="00775640"/>
    <w:rsid w:val="00777569"/>
    <w:rsid w:val="00784CF3"/>
    <w:rsid w:val="00785132"/>
    <w:rsid w:val="00786B1F"/>
    <w:rsid w:val="0078745E"/>
    <w:rsid w:val="00790F54"/>
    <w:rsid w:val="00791BC1"/>
    <w:rsid w:val="00791E05"/>
    <w:rsid w:val="007923DA"/>
    <w:rsid w:val="00793397"/>
    <w:rsid w:val="007A1E39"/>
    <w:rsid w:val="007A2165"/>
    <w:rsid w:val="007A4027"/>
    <w:rsid w:val="007A43FB"/>
    <w:rsid w:val="007A48B8"/>
    <w:rsid w:val="007A4F4E"/>
    <w:rsid w:val="007A5589"/>
    <w:rsid w:val="007A6D62"/>
    <w:rsid w:val="007A70AA"/>
    <w:rsid w:val="007B00BA"/>
    <w:rsid w:val="007B0E28"/>
    <w:rsid w:val="007B1453"/>
    <w:rsid w:val="007B307F"/>
    <w:rsid w:val="007B4CA1"/>
    <w:rsid w:val="007B5C15"/>
    <w:rsid w:val="007B7685"/>
    <w:rsid w:val="007B7AEC"/>
    <w:rsid w:val="007C0546"/>
    <w:rsid w:val="007C2D7B"/>
    <w:rsid w:val="007C45ED"/>
    <w:rsid w:val="007C6CF8"/>
    <w:rsid w:val="007C6EA8"/>
    <w:rsid w:val="007D1FC0"/>
    <w:rsid w:val="007D295A"/>
    <w:rsid w:val="007D553E"/>
    <w:rsid w:val="007D5E8C"/>
    <w:rsid w:val="007D6435"/>
    <w:rsid w:val="007E3977"/>
    <w:rsid w:val="007E39FD"/>
    <w:rsid w:val="007E446B"/>
    <w:rsid w:val="007E4FC8"/>
    <w:rsid w:val="007F2AD5"/>
    <w:rsid w:val="007F361E"/>
    <w:rsid w:val="007F4BE2"/>
    <w:rsid w:val="007F6151"/>
    <w:rsid w:val="007F7D9E"/>
    <w:rsid w:val="008008EA"/>
    <w:rsid w:val="00801112"/>
    <w:rsid w:val="0080145F"/>
    <w:rsid w:val="00801530"/>
    <w:rsid w:val="0080249F"/>
    <w:rsid w:val="00802A08"/>
    <w:rsid w:val="00803E03"/>
    <w:rsid w:val="00806996"/>
    <w:rsid w:val="00811D6B"/>
    <w:rsid w:val="00812343"/>
    <w:rsid w:val="00813468"/>
    <w:rsid w:val="00814A4D"/>
    <w:rsid w:val="00815A7D"/>
    <w:rsid w:val="00820959"/>
    <w:rsid w:val="00821C6D"/>
    <w:rsid w:val="00826686"/>
    <w:rsid w:val="00826F58"/>
    <w:rsid w:val="00830F54"/>
    <w:rsid w:val="00832889"/>
    <w:rsid w:val="00833C77"/>
    <w:rsid w:val="00834AA4"/>
    <w:rsid w:val="00834AEE"/>
    <w:rsid w:val="0083604B"/>
    <w:rsid w:val="0083699C"/>
    <w:rsid w:val="00841C61"/>
    <w:rsid w:val="00842EE3"/>
    <w:rsid w:val="00843C72"/>
    <w:rsid w:val="00847FEC"/>
    <w:rsid w:val="00850E05"/>
    <w:rsid w:val="00851C18"/>
    <w:rsid w:val="00851EF9"/>
    <w:rsid w:val="00852498"/>
    <w:rsid w:val="00853524"/>
    <w:rsid w:val="00854DD1"/>
    <w:rsid w:val="00856210"/>
    <w:rsid w:val="0085707E"/>
    <w:rsid w:val="00860103"/>
    <w:rsid w:val="0086070D"/>
    <w:rsid w:val="00865A31"/>
    <w:rsid w:val="008662BE"/>
    <w:rsid w:val="00866D9C"/>
    <w:rsid w:val="00871519"/>
    <w:rsid w:val="00872FB7"/>
    <w:rsid w:val="0087604D"/>
    <w:rsid w:val="00877472"/>
    <w:rsid w:val="00881A41"/>
    <w:rsid w:val="00881CD3"/>
    <w:rsid w:val="00882BA2"/>
    <w:rsid w:val="00883149"/>
    <w:rsid w:val="00885457"/>
    <w:rsid w:val="00885F3D"/>
    <w:rsid w:val="0088749F"/>
    <w:rsid w:val="0089004C"/>
    <w:rsid w:val="0089060E"/>
    <w:rsid w:val="00891F20"/>
    <w:rsid w:val="008920E8"/>
    <w:rsid w:val="008925D2"/>
    <w:rsid w:val="00893658"/>
    <w:rsid w:val="00893DC0"/>
    <w:rsid w:val="008979E1"/>
    <w:rsid w:val="00897EFB"/>
    <w:rsid w:val="008A0A58"/>
    <w:rsid w:val="008A235C"/>
    <w:rsid w:val="008A3A32"/>
    <w:rsid w:val="008B1060"/>
    <w:rsid w:val="008B2EAD"/>
    <w:rsid w:val="008B33DE"/>
    <w:rsid w:val="008B3FC0"/>
    <w:rsid w:val="008B6CE5"/>
    <w:rsid w:val="008B7758"/>
    <w:rsid w:val="008C0F56"/>
    <w:rsid w:val="008C1357"/>
    <w:rsid w:val="008C6D42"/>
    <w:rsid w:val="008C7047"/>
    <w:rsid w:val="008C7D70"/>
    <w:rsid w:val="008D0F3E"/>
    <w:rsid w:val="008D3996"/>
    <w:rsid w:val="008D6869"/>
    <w:rsid w:val="008E0102"/>
    <w:rsid w:val="008E049C"/>
    <w:rsid w:val="008E08A5"/>
    <w:rsid w:val="008E44BE"/>
    <w:rsid w:val="008E519C"/>
    <w:rsid w:val="008E6207"/>
    <w:rsid w:val="008E7B03"/>
    <w:rsid w:val="008E7C14"/>
    <w:rsid w:val="008F073A"/>
    <w:rsid w:val="008F08E6"/>
    <w:rsid w:val="008F26B8"/>
    <w:rsid w:val="008F28AE"/>
    <w:rsid w:val="008F2C9E"/>
    <w:rsid w:val="008F3E65"/>
    <w:rsid w:val="008F3F59"/>
    <w:rsid w:val="008F4118"/>
    <w:rsid w:val="008F4DD9"/>
    <w:rsid w:val="008F78CF"/>
    <w:rsid w:val="00901F40"/>
    <w:rsid w:val="00902C6E"/>
    <w:rsid w:val="00905AF6"/>
    <w:rsid w:val="0090651B"/>
    <w:rsid w:val="009066F5"/>
    <w:rsid w:val="0091380C"/>
    <w:rsid w:val="00916C18"/>
    <w:rsid w:val="00921E95"/>
    <w:rsid w:val="0092299A"/>
    <w:rsid w:val="00924760"/>
    <w:rsid w:val="00924B0C"/>
    <w:rsid w:val="00926433"/>
    <w:rsid w:val="00926981"/>
    <w:rsid w:val="0093114A"/>
    <w:rsid w:val="009327A9"/>
    <w:rsid w:val="00935714"/>
    <w:rsid w:val="00935D4B"/>
    <w:rsid w:val="0093641A"/>
    <w:rsid w:val="009407FA"/>
    <w:rsid w:val="00942632"/>
    <w:rsid w:val="009428B1"/>
    <w:rsid w:val="009429E2"/>
    <w:rsid w:val="00942B4A"/>
    <w:rsid w:val="00942C67"/>
    <w:rsid w:val="00944F70"/>
    <w:rsid w:val="009454FF"/>
    <w:rsid w:val="009459DE"/>
    <w:rsid w:val="00946290"/>
    <w:rsid w:val="00947258"/>
    <w:rsid w:val="00950167"/>
    <w:rsid w:val="00952537"/>
    <w:rsid w:val="00953893"/>
    <w:rsid w:val="009547E8"/>
    <w:rsid w:val="009550AD"/>
    <w:rsid w:val="009564D1"/>
    <w:rsid w:val="0095755D"/>
    <w:rsid w:val="00963C0C"/>
    <w:rsid w:val="00963F8C"/>
    <w:rsid w:val="009649E3"/>
    <w:rsid w:val="009661E6"/>
    <w:rsid w:val="009702E3"/>
    <w:rsid w:val="00970EF6"/>
    <w:rsid w:val="00970F89"/>
    <w:rsid w:val="009725A2"/>
    <w:rsid w:val="00973EC5"/>
    <w:rsid w:val="00981B39"/>
    <w:rsid w:val="00981CCD"/>
    <w:rsid w:val="00985728"/>
    <w:rsid w:val="00986B7F"/>
    <w:rsid w:val="00991380"/>
    <w:rsid w:val="00992265"/>
    <w:rsid w:val="009925B2"/>
    <w:rsid w:val="0099401D"/>
    <w:rsid w:val="009A2C0B"/>
    <w:rsid w:val="009A3542"/>
    <w:rsid w:val="009A554C"/>
    <w:rsid w:val="009A7FB1"/>
    <w:rsid w:val="009B2DB4"/>
    <w:rsid w:val="009B2DE4"/>
    <w:rsid w:val="009B3095"/>
    <w:rsid w:val="009B43DC"/>
    <w:rsid w:val="009B65B2"/>
    <w:rsid w:val="009C1135"/>
    <w:rsid w:val="009C3432"/>
    <w:rsid w:val="009C7EB0"/>
    <w:rsid w:val="009D2CF2"/>
    <w:rsid w:val="009D2D69"/>
    <w:rsid w:val="009D3692"/>
    <w:rsid w:val="009D39B3"/>
    <w:rsid w:val="009D411A"/>
    <w:rsid w:val="009D609F"/>
    <w:rsid w:val="009E0927"/>
    <w:rsid w:val="009E3D3D"/>
    <w:rsid w:val="009E4F02"/>
    <w:rsid w:val="009E5BF7"/>
    <w:rsid w:val="009E5C09"/>
    <w:rsid w:val="009E619E"/>
    <w:rsid w:val="009F1BB4"/>
    <w:rsid w:val="009F3399"/>
    <w:rsid w:val="009F57B1"/>
    <w:rsid w:val="00A038EC"/>
    <w:rsid w:val="00A046ED"/>
    <w:rsid w:val="00A053F5"/>
    <w:rsid w:val="00A060B9"/>
    <w:rsid w:val="00A072DD"/>
    <w:rsid w:val="00A11372"/>
    <w:rsid w:val="00A11907"/>
    <w:rsid w:val="00A12031"/>
    <w:rsid w:val="00A16990"/>
    <w:rsid w:val="00A23986"/>
    <w:rsid w:val="00A23E08"/>
    <w:rsid w:val="00A24786"/>
    <w:rsid w:val="00A26C9D"/>
    <w:rsid w:val="00A27B9F"/>
    <w:rsid w:val="00A3025F"/>
    <w:rsid w:val="00A31E91"/>
    <w:rsid w:val="00A32849"/>
    <w:rsid w:val="00A32CC3"/>
    <w:rsid w:val="00A33230"/>
    <w:rsid w:val="00A344E9"/>
    <w:rsid w:val="00A34966"/>
    <w:rsid w:val="00A35259"/>
    <w:rsid w:val="00A3559D"/>
    <w:rsid w:val="00A378FB"/>
    <w:rsid w:val="00A415C6"/>
    <w:rsid w:val="00A42DCB"/>
    <w:rsid w:val="00A43106"/>
    <w:rsid w:val="00A44ED9"/>
    <w:rsid w:val="00A47E49"/>
    <w:rsid w:val="00A50018"/>
    <w:rsid w:val="00A51014"/>
    <w:rsid w:val="00A53E43"/>
    <w:rsid w:val="00A54111"/>
    <w:rsid w:val="00A54128"/>
    <w:rsid w:val="00A5587B"/>
    <w:rsid w:val="00A602DB"/>
    <w:rsid w:val="00A655F6"/>
    <w:rsid w:val="00A6671D"/>
    <w:rsid w:val="00A70226"/>
    <w:rsid w:val="00A719D0"/>
    <w:rsid w:val="00A75A0A"/>
    <w:rsid w:val="00A779C4"/>
    <w:rsid w:val="00A80A89"/>
    <w:rsid w:val="00A80E6A"/>
    <w:rsid w:val="00A81E35"/>
    <w:rsid w:val="00A829D0"/>
    <w:rsid w:val="00A82D7A"/>
    <w:rsid w:val="00A83AF4"/>
    <w:rsid w:val="00A8430B"/>
    <w:rsid w:val="00A851EF"/>
    <w:rsid w:val="00A85F3C"/>
    <w:rsid w:val="00A9002D"/>
    <w:rsid w:val="00A90259"/>
    <w:rsid w:val="00A920FF"/>
    <w:rsid w:val="00A927FB"/>
    <w:rsid w:val="00A92D8F"/>
    <w:rsid w:val="00A93238"/>
    <w:rsid w:val="00A93A4C"/>
    <w:rsid w:val="00A93A67"/>
    <w:rsid w:val="00A94BC6"/>
    <w:rsid w:val="00A9641E"/>
    <w:rsid w:val="00A96F95"/>
    <w:rsid w:val="00AA2508"/>
    <w:rsid w:val="00AA333B"/>
    <w:rsid w:val="00AA509C"/>
    <w:rsid w:val="00AA5467"/>
    <w:rsid w:val="00AA6B2C"/>
    <w:rsid w:val="00AA7180"/>
    <w:rsid w:val="00AB1916"/>
    <w:rsid w:val="00AB3ACD"/>
    <w:rsid w:val="00AB535D"/>
    <w:rsid w:val="00AB5BB1"/>
    <w:rsid w:val="00AB5C40"/>
    <w:rsid w:val="00AC4AF4"/>
    <w:rsid w:val="00AC5285"/>
    <w:rsid w:val="00AC5949"/>
    <w:rsid w:val="00AC5C8A"/>
    <w:rsid w:val="00AC6531"/>
    <w:rsid w:val="00AC716A"/>
    <w:rsid w:val="00AD2D5F"/>
    <w:rsid w:val="00AD3583"/>
    <w:rsid w:val="00AD5C5B"/>
    <w:rsid w:val="00AE194B"/>
    <w:rsid w:val="00AE264C"/>
    <w:rsid w:val="00AE5C6A"/>
    <w:rsid w:val="00AE6057"/>
    <w:rsid w:val="00AE6C4B"/>
    <w:rsid w:val="00AF2817"/>
    <w:rsid w:val="00AF2E3D"/>
    <w:rsid w:val="00AF2E99"/>
    <w:rsid w:val="00AF3102"/>
    <w:rsid w:val="00AF3288"/>
    <w:rsid w:val="00AF3872"/>
    <w:rsid w:val="00AF70FD"/>
    <w:rsid w:val="00AF787D"/>
    <w:rsid w:val="00B00561"/>
    <w:rsid w:val="00B049EB"/>
    <w:rsid w:val="00B04EB5"/>
    <w:rsid w:val="00B05AA6"/>
    <w:rsid w:val="00B06293"/>
    <w:rsid w:val="00B10F2A"/>
    <w:rsid w:val="00B112BD"/>
    <w:rsid w:val="00B11C85"/>
    <w:rsid w:val="00B12704"/>
    <w:rsid w:val="00B14C90"/>
    <w:rsid w:val="00B16540"/>
    <w:rsid w:val="00B17B39"/>
    <w:rsid w:val="00B20A4F"/>
    <w:rsid w:val="00B21131"/>
    <w:rsid w:val="00B23D7C"/>
    <w:rsid w:val="00B2446A"/>
    <w:rsid w:val="00B250CD"/>
    <w:rsid w:val="00B264C8"/>
    <w:rsid w:val="00B30381"/>
    <w:rsid w:val="00B32F4E"/>
    <w:rsid w:val="00B33046"/>
    <w:rsid w:val="00B331EA"/>
    <w:rsid w:val="00B33BF6"/>
    <w:rsid w:val="00B372D1"/>
    <w:rsid w:val="00B41BBB"/>
    <w:rsid w:val="00B42CD6"/>
    <w:rsid w:val="00B43B9A"/>
    <w:rsid w:val="00B46B2D"/>
    <w:rsid w:val="00B47A06"/>
    <w:rsid w:val="00B50514"/>
    <w:rsid w:val="00B50881"/>
    <w:rsid w:val="00B5088F"/>
    <w:rsid w:val="00B51BEE"/>
    <w:rsid w:val="00B51E32"/>
    <w:rsid w:val="00B528F3"/>
    <w:rsid w:val="00B5460E"/>
    <w:rsid w:val="00B55808"/>
    <w:rsid w:val="00B57BEF"/>
    <w:rsid w:val="00B57FBB"/>
    <w:rsid w:val="00B60B19"/>
    <w:rsid w:val="00B61667"/>
    <w:rsid w:val="00B63A83"/>
    <w:rsid w:val="00B6472F"/>
    <w:rsid w:val="00B64D6D"/>
    <w:rsid w:val="00B653B5"/>
    <w:rsid w:val="00B667E8"/>
    <w:rsid w:val="00B70CD8"/>
    <w:rsid w:val="00B70E61"/>
    <w:rsid w:val="00B70FE7"/>
    <w:rsid w:val="00B71D2B"/>
    <w:rsid w:val="00B7207E"/>
    <w:rsid w:val="00B73F76"/>
    <w:rsid w:val="00B7439A"/>
    <w:rsid w:val="00B757D6"/>
    <w:rsid w:val="00B82D26"/>
    <w:rsid w:val="00B83FC8"/>
    <w:rsid w:val="00B849EC"/>
    <w:rsid w:val="00B85033"/>
    <w:rsid w:val="00B85A25"/>
    <w:rsid w:val="00B87E95"/>
    <w:rsid w:val="00B90498"/>
    <w:rsid w:val="00B941F3"/>
    <w:rsid w:val="00B942A0"/>
    <w:rsid w:val="00B957CB"/>
    <w:rsid w:val="00B96059"/>
    <w:rsid w:val="00B97416"/>
    <w:rsid w:val="00B9745F"/>
    <w:rsid w:val="00B978EA"/>
    <w:rsid w:val="00B97AB3"/>
    <w:rsid w:val="00B97F30"/>
    <w:rsid w:val="00BA0B53"/>
    <w:rsid w:val="00BA13C3"/>
    <w:rsid w:val="00BA3319"/>
    <w:rsid w:val="00BA4B47"/>
    <w:rsid w:val="00BA4E7F"/>
    <w:rsid w:val="00BA5263"/>
    <w:rsid w:val="00BA65F8"/>
    <w:rsid w:val="00BA7B19"/>
    <w:rsid w:val="00BA7B81"/>
    <w:rsid w:val="00BB2C48"/>
    <w:rsid w:val="00BB522E"/>
    <w:rsid w:val="00BB6955"/>
    <w:rsid w:val="00BB7D93"/>
    <w:rsid w:val="00BC2241"/>
    <w:rsid w:val="00BC3D29"/>
    <w:rsid w:val="00BC6ACE"/>
    <w:rsid w:val="00BD097B"/>
    <w:rsid w:val="00BD1503"/>
    <w:rsid w:val="00BD1B95"/>
    <w:rsid w:val="00BD4876"/>
    <w:rsid w:val="00BD4D73"/>
    <w:rsid w:val="00BD535C"/>
    <w:rsid w:val="00BD5F00"/>
    <w:rsid w:val="00BD7359"/>
    <w:rsid w:val="00BD755E"/>
    <w:rsid w:val="00BE3097"/>
    <w:rsid w:val="00BE740D"/>
    <w:rsid w:val="00BE74EB"/>
    <w:rsid w:val="00BE75EE"/>
    <w:rsid w:val="00BE78F9"/>
    <w:rsid w:val="00BF0503"/>
    <w:rsid w:val="00BF1961"/>
    <w:rsid w:val="00BF1A40"/>
    <w:rsid w:val="00BF2A71"/>
    <w:rsid w:val="00BF2EFE"/>
    <w:rsid w:val="00BF5294"/>
    <w:rsid w:val="00BF704D"/>
    <w:rsid w:val="00C00C4E"/>
    <w:rsid w:val="00C01A88"/>
    <w:rsid w:val="00C02CFF"/>
    <w:rsid w:val="00C042C9"/>
    <w:rsid w:val="00C050DB"/>
    <w:rsid w:val="00C10458"/>
    <w:rsid w:val="00C10DCA"/>
    <w:rsid w:val="00C12F9E"/>
    <w:rsid w:val="00C13D5D"/>
    <w:rsid w:val="00C1781E"/>
    <w:rsid w:val="00C212E4"/>
    <w:rsid w:val="00C23C09"/>
    <w:rsid w:val="00C25B02"/>
    <w:rsid w:val="00C25C9D"/>
    <w:rsid w:val="00C2646D"/>
    <w:rsid w:val="00C275A6"/>
    <w:rsid w:val="00C305E9"/>
    <w:rsid w:val="00C30B42"/>
    <w:rsid w:val="00C30E99"/>
    <w:rsid w:val="00C32906"/>
    <w:rsid w:val="00C32D95"/>
    <w:rsid w:val="00C34161"/>
    <w:rsid w:val="00C3607F"/>
    <w:rsid w:val="00C363B0"/>
    <w:rsid w:val="00C3798A"/>
    <w:rsid w:val="00C37C5E"/>
    <w:rsid w:val="00C40041"/>
    <w:rsid w:val="00C40138"/>
    <w:rsid w:val="00C4071F"/>
    <w:rsid w:val="00C4286A"/>
    <w:rsid w:val="00C4397F"/>
    <w:rsid w:val="00C43B54"/>
    <w:rsid w:val="00C45C2B"/>
    <w:rsid w:val="00C45CAC"/>
    <w:rsid w:val="00C45F56"/>
    <w:rsid w:val="00C46817"/>
    <w:rsid w:val="00C46B68"/>
    <w:rsid w:val="00C471EA"/>
    <w:rsid w:val="00C4743C"/>
    <w:rsid w:val="00C47C5C"/>
    <w:rsid w:val="00C50345"/>
    <w:rsid w:val="00C50B66"/>
    <w:rsid w:val="00C525B9"/>
    <w:rsid w:val="00C53E27"/>
    <w:rsid w:val="00C606F7"/>
    <w:rsid w:val="00C60DF0"/>
    <w:rsid w:val="00C61538"/>
    <w:rsid w:val="00C61F6F"/>
    <w:rsid w:val="00C63010"/>
    <w:rsid w:val="00C63B13"/>
    <w:rsid w:val="00C6433B"/>
    <w:rsid w:val="00C66B7D"/>
    <w:rsid w:val="00C71052"/>
    <w:rsid w:val="00C713B8"/>
    <w:rsid w:val="00C71800"/>
    <w:rsid w:val="00C71972"/>
    <w:rsid w:val="00C71AD4"/>
    <w:rsid w:val="00C73F1C"/>
    <w:rsid w:val="00C750C9"/>
    <w:rsid w:val="00C76A5F"/>
    <w:rsid w:val="00C81385"/>
    <w:rsid w:val="00C81B47"/>
    <w:rsid w:val="00C84764"/>
    <w:rsid w:val="00C85BDC"/>
    <w:rsid w:val="00C861DF"/>
    <w:rsid w:val="00C8725F"/>
    <w:rsid w:val="00C87F0C"/>
    <w:rsid w:val="00C906A0"/>
    <w:rsid w:val="00C908DD"/>
    <w:rsid w:val="00C926F7"/>
    <w:rsid w:val="00C92DE6"/>
    <w:rsid w:val="00C93129"/>
    <w:rsid w:val="00C93272"/>
    <w:rsid w:val="00C9603A"/>
    <w:rsid w:val="00C96C16"/>
    <w:rsid w:val="00C97283"/>
    <w:rsid w:val="00C97323"/>
    <w:rsid w:val="00C97640"/>
    <w:rsid w:val="00CA10B1"/>
    <w:rsid w:val="00CA38A8"/>
    <w:rsid w:val="00CA49A2"/>
    <w:rsid w:val="00CA649E"/>
    <w:rsid w:val="00CA6C9C"/>
    <w:rsid w:val="00CB1C6C"/>
    <w:rsid w:val="00CB3189"/>
    <w:rsid w:val="00CB4DDB"/>
    <w:rsid w:val="00CB730A"/>
    <w:rsid w:val="00CC171D"/>
    <w:rsid w:val="00CC2ECF"/>
    <w:rsid w:val="00CC32B3"/>
    <w:rsid w:val="00CC617E"/>
    <w:rsid w:val="00CD031F"/>
    <w:rsid w:val="00CD0429"/>
    <w:rsid w:val="00CD0547"/>
    <w:rsid w:val="00CD058A"/>
    <w:rsid w:val="00CD1C00"/>
    <w:rsid w:val="00CD3074"/>
    <w:rsid w:val="00CD3A80"/>
    <w:rsid w:val="00CD3B6E"/>
    <w:rsid w:val="00CD4615"/>
    <w:rsid w:val="00CD5168"/>
    <w:rsid w:val="00CD665F"/>
    <w:rsid w:val="00CD66B9"/>
    <w:rsid w:val="00CD7A63"/>
    <w:rsid w:val="00CD7F2D"/>
    <w:rsid w:val="00CE0260"/>
    <w:rsid w:val="00CE2B5E"/>
    <w:rsid w:val="00CE30FF"/>
    <w:rsid w:val="00CE521D"/>
    <w:rsid w:val="00CF125E"/>
    <w:rsid w:val="00CF369E"/>
    <w:rsid w:val="00CF3B10"/>
    <w:rsid w:val="00CF3BF9"/>
    <w:rsid w:val="00CF3D7C"/>
    <w:rsid w:val="00CF7792"/>
    <w:rsid w:val="00D0071B"/>
    <w:rsid w:val="00D01A63"/>
    <w:rsid w:val="00D06A89"/>
    <w:rsid w:val="00D06A98"/>
    <w:rsid w:val="00D071BB"/>
    <w:rsid w:val="00D07F23"/>
    <w:rsid w:val="00D10B58"/>
    <w:rsid w:val="00D1311D"/>
    <w:rsid w:val="00D155CF"/>
    <w:rsid w:val="00D15D54"/>
    <w:rsid w:val="00D1602F"/>
    <w:rsid w:val="00D17507"/>
    <w:rsid w:val="00D237F1"/>
    <w:rsid w:val="00D25140"/>
    <w:rsid w:val="00D26204"/>
    <w:rsid w:val="00D30194"/>
    <w:rsid w:val="00D31117"/>
    <w:rsid w:val="00D314AC"/>
    <w:rsid w:val="00D314CD"/>
    <w:rsid w:val="00D327DA"/>
    <w:rsid w:val="00D34ACC"/>
    <w:rsid w:val="00D34F0A"/>
    <w:rsid w:val="00D3639C"/>
    <w:rsid w:val="00D37F36"/>
    <w:rsid w:val="00D40E6F"/>
    <w:rsid w:val="00D429DE"/>
    <w:rsid w:val="00D439AA"/>
    <w:rsid w:val="00D454D2"/>
    <w:rsid w:val="00D4700C"/>
    <w:rsid w:val="00D472C6"/>
    <w:rsid w:val="00D47B52"/>
    <w:rsid w:val="00D539D6"/>
    <w:rsid w:val="00D559BF"/>
    <w:rsid w:val="00D560D4"/>
    <w:rsid w:val="00D57AAD"/>
    <w:rsid w:val="00D61BD7"/>
    <w:rsid w:val="00D62DD6"/>
    <w:rsid w:val="00D654CE"/>
    <w:rsid w:val="00D65AE9"/>
    <w:rsid w:val="00D65C4B"/>
    <w:rsid w:val="00D660FC"/>
    <w:rsid w:val="00D776D5"/>
    <w:rsid w:val="00D778E3"/>
    <w:rsid w:val="00D8119E"/>
    <w:rsid w:val="00D8233D"/>
    <w:rsid w:val="00D825A1"/>
    <w:rsid w:val="00D83877"/>
    <w:rsid w:val="00D86C26"/>
    <w:rsid w:val="00D9001D"/>
    <w:rsid w:val="00D908A4"/>
    <w:rsid w:val="00D91F28"/>
    <w:rsid w:val="00D93ECB"/>
    <w:rsid w:val="00D97E3D"/>
    <w:rsid w:val="00DA01A0"/>
    <w:rsid w:val="00DA18B3"/>
    <w:rsid w:val="00DA1D77"/>
    <w:rsid w:val="00DA2AA3"/>
    <w:rsid w:val="00DA446B"/>
    <w:rsid w:val="00DA518D"/>
    <w:rsid w:val="00DA6573"/>
    <w:rsid w:val="00DB055A"/>
    <w:rsid w:val="00DB2C7B"/>
    <w:rsid w:val="00DB4C21"/>
    <w:rsid w:val="00DB6941"/>
    <w:rsid w:val="00DC08B6"/>
    <w:rsid w:val="00DC4247"/>
    <w:rsid w:val="00DC4BFB"/>
    <w:rsid w:val="00DC689F"/>
    <w:rsid w:val="00DC75AA"/>
    <w:rsid w:val="00DD09E3"/>
    <w:rsid w:val="00DD0B50"/>
    <w:rsid w:val="00DD23EF"/>
    <w:rsid w:val="00DD2A90"/>
    <w:rsid w:val="00DD37A4"/>
    <w:rsid w:val="00DD389E"/>
    <w:rsid w:val="00DD3A48"/>
    <w:rsid w:val="00DD3FD6"/>
    <w:rsid w:val="00DE0658"/>
    <w:rsid w:val="00DE07B6"/>
    <w:rsid w:val="00DE12CD"/>
    <w:rsid w:val="00DE14DC"/>
    <w:rsid w:val="00DE2742"/>
    <w:rsid w:val="00DE30CC"/>
    <w:rsid w:val="00DE4AAF"/>
    <w:rsid w:val="00DE5762"/>
    <w:rsid w:val="00DE5C29"/>
    <w:rsid w:val="00DE7D0F"/>
    <w:rsid w:val="00DF0237"/>
    <w:rsid w:val="00DF1C7B"/>
    <w:rsid w:val="00DF2DB4"/>
    <w:rsid w:val="00DF2DDC"/>
    <w:rsid w:val="00DF3482"/>
    <w:rsid w:val="00DF3638"/>
    <w:rsid w:val="00DF50AA"/>
    <w:rsid w:val="00DF6104"/>
    <w:rsid w:val="00DF749E"/>
    <w:rsid w:val="00E005C7"/>
    <w:rsid w:val="00E00DCB"/>
    <w:rsid w:val="00E01B46"/>
    <w:rsid w:val="00E01F4F"/>
    <w:rsid w:val="00E03C45"/>
    <w:rsid w:val="00E04B05"/>
    <w:rsid w:val="00E05466"/>
    <w:rsid w:val="00E057A9"/>
    <w:rsid w:val="00E11089"/>
    <w:rsid w:val="00E1210D"/>
    <w:rsid w:val="00E12258"/>
    <w:rsid w:val="00E12535"/>
    <w:rsid w:val="00E13288"/>
    <w:rsid w:val="00E13C92"/>
    <w:rsid w:val="00E14DB1"/>
    <w:rsid w:val="00E15529"/>
    <w:rsid w:val="00E16D7D"/>
    <w:rsid w:val="00E16FDD"/>
    <w:rsid w:val="00E17513"/>
    <w:rsid w:val="00E17739"/>
    <w:rsid w:val="00E17D35"/>
    <w:rsid w:val="00E2360F"/>
    <w:rsid w:val="00E24087"/>
    <w:rsid w:val="00E24E0D"/>
    <w:rsid w:val="00E2550C"/>
    <w:rsid w:val="00E255A1"/>
    <w:rsid w:val="00E2664F"/>
    <w:rsid w:val="00E27AC5"/>
    <w:rsid w:val="00E30195"/>
    <w:rsid w:val="00E3217B"/>
    <w:rsid w:val="00E3276D"/>
    <w:rsid w:val="00E3329D"/>
    <w:rsid w:val="00E33BCE"/>
    <w:rsid w:val="00E344D0"/>
    <w:rsid w:val="00E40812"/>
    <w:rsid w:val="00E45D21"/>
    <w:rsid w:val="00E4626F"/>
    <w:rsid w:val="00E51DC4"/>
    <w:rsid w:val="00E531B5"/>
    <w:rsid w:val="00E5620C"/>
    <w:rsid w:val="00E60C62"/>
    <w:rsid w:val="00E60FEB"/>
    <w:rsid w:val="00E61374"/>
    <w:rsid w:val="00E64AC2"/>
    <w:rsid w:val="00E64CDA"/>
    <w:rsid w:val="00E66768"/>
    <w:rsid w:val="00E668EE"/>
    <w:rsid w:val="00E7003A"/>
    <w:rsid w:val="00E70AC2"/>
    <w:rsid w:val="00E70FEC"/>
    <w:rsid w:val="00E7224D"/>
    <w:rsid w:val="00E76E51"/>
    <w:rsid w:val="00E81056"/>
    <w:rsid w:val="00E82474"/>
    <w:rsid w:val="00E825DD"/>
    <w:rsid w:val="00E83BFF"/>
    <w:rsid w:val="00E86D92"/>
    <w:rsid w:val="00E90A84"/>
    <w:rsid w:val="00E90F73"/>
    <w:rsid w:val="00E9229E"/>
    <w:rsid w:val="00E934F5"/>
    <w:rsid w:val="00E94983"/>
    <w:rsid w:val="00E94F04"/>
    <w:rsid w:val="00E95495"/>
    <w:rsid w:val="00E95A98"/>
    <w:rsid w:val="00E967E8"/>
    <w:rsid w:val="00E9750C"/>
    <w:rsid w:val="00EA04C0"/>
    <w:rsid w:val="00EA108E"/>
    <w:rsid w:val="00EA20A0"/>
    <w:rsid w:val="00EA228D"/>
    <w:rsid w:val="00EA43BC"/>
    <w:rsid w:val="00EA4D51"/>
    <w:rsid w:val="00EA586A"/>
    <w:rsid w:val="00EB1164"/>
    <w:rsid w:val="00EB1488"/>
    <w:rsid w:val="00EB257A"/>
    <w:rsid w:val="00EB3278"/>
    <w:rsid w:val="00EB409C"/>
    <w:rsid w:val="00EC0D40"/>
    <w:rsid w:val="00EC178D"/>
    <w:rsid w:val="00EC1BB7"/>
    <w:rsid w:val="00EC2D3A"/>
    <w:rsid w:val="00EC6F88"/>
    <w:rsid w:val="00ED0171"/>
    <w:rsid w:val="00ED02CD"/>
    <w:rsid w:val="00ED1353"/>
    <w:rsid w:val="00ED2BA8"/>
    <w:rsid w:val="00ED5A2F"/>
    <w:rsid w:val="00ED5CF3"/>
    <w:rsid w:val="00ED6107"/>
    <w:rsid w:val="00ED61EF"/>
    <w:rsid w:val="00ED6873"/>
    <w:rsid w:val="00ED6E11"/>
    <w:rsid w:val="00EE0BA2"/>
    <w:rsid w:val="00EE23AC"/>
    <w:rsid w:val="00EE29F7"/>
    <w:rsid w:val="00EE619B"/>
    <w:rsid w:val="00EE6897"/>
    <w:rsid w:val="00EE7724"/>
    <w:rsid w:val="00EF3A36"/>
    <w:rsid w:val="00EF46E0"/>
    <w:rsid w:val="00EF55C4"/>
    <w:rsid w:val="00EF64C9"/>
    <w:rsid w:val="00F021D1"/>
    <w:rsid w:val="00F03E80"/>
    <w:rsid w:val="00F041E5"/>
    <w:rsid w:val="00F06302"/>
    <w:rsid w:val="00F11CF8"/>
    <w:rsid w:val="00F13D96"/>
    <w:rsid w:val="00F13ED3"/>
    <w:rsid w:val="00F175C5"/>
    <w:rsid w:val="00F22AE7"/>
    <w:rsid w:val="00F23017"/>
    <w:rsid w:val="00F253C2"/>
    <w:rsid w:val="00F27184"/>
    <w:rsid w:val="00F27FF8"/>
    <w:rsid w:val="00F30A69"/>
    <w:rsid w:val="00F30AB8"/>
    <w:rsid w:val="00F317F0"/>
    <w:rsid w:val="00F32D93"/>
    <w:rsid w:val="00F34FA0"/>
    <w:rsid w:val="00F354F6"/>
    <w:rsid w:val="00F360B5"/>
    <w:rsid w:val="00F41FEE"/>
    <w:rsid w:val="00F4265B"/>
    <w:rsid w:val="00F42726"/>
    <w:rsid w:val="00F42D43"/>
    <w:rsid w:val="00F43A50"/>
    <w:rsid w:val="00F4571B"/>
    <w:rsid w:val="00F503AB"/>
    <w:rsid w:val="00F50752"/>
    <w:rsid w:val="00F50C84"/>
    <w:rsid w:val="00F52709"/>
    <w:rsid w:val="00F537FE"/>
    <w:rsid w:val="00F5388A"/>
    <w:rsid w:val="00F63897"/>
    <w:rsid w:val="00F64177"/>
    <w:rsid w:val="00F648AE"/>
    <w:rsid w:val="00F64D7E"/>
    <w:rsid w:val="00F70E1A"/>
    <w:rsid w:val="00F712EB"/>
    <w:rsid w:val="00F7195C"/>
    <w:rsid w:val="00F71EB3"/>
    <w:rsid w:val="00F75C96"/>
    <w:rsid w:val="00F75F4D"/>
    <w:rsid w:val="00F77DFE"/>
    <w:rsid w:val="00F82C3C"/>
    <w:rsid w:val="00F831DB"/>
    <w:rsid w:val="00F8373B"/>
    <w:rsid w:val="00F90B3D"/>
    <w:rsid w:val="00F91D48"/>
    <w:rsid w:val="00F93256"/>
    <w:rsid w:val="00F96940"/>
    <w:rsid w:val="00F96CD5"/>
    <w:rsid w:val="00F970C0"/>
    <w:rsid w:val="00F97297"/>
    <w:rsid w:val="00FA0B0E"/>
    <w:rsid w:val="00FA0F35"/>
    <w:rsid w:val="00FA21EC"/>
    <w:rsid w:val="00FA40F2"/>
    <w:rsid w:val="00FB05F7"/>
    <w:rsid w:val="00FB1A3A"/>
    <w:rsid w:val="00FB1E34"/>
    <w:rsid w:val="00FB20CA"/>
    <w:rsid w:val="00FB2C6F"/>
    <w:rsid w:val="00FB3FAE"/>
    <w:rsid w:val="00FB55D8"/>
    <w:rsid w:val="00FB599C"/>
    <w:rsid w:val="00FB6916"/>
    <w:rsid w:val="00FB718B"/>
    <w:rsid w:val="00FC0B11"/>
    <w:rsid w:val="00FC2341"/>
    <w:rsid w:val="00FC242D"/>
    <w:rsid w:val="00FC33DA"/>
    <w:rsid w:val="00FC434F"/>
    <w:rsid w:val="00FC5B3F"/>
    <w:rsid w:val="00FC6D5E"/>
    <w:rsid w:val="00FC6D94"/>
    <w:rsid w:val="00FC74AC"/>
    <w:rsid w:val="00FC7FCF"/>
    <w:rsid w:val="00FD201A"/>
    <w:rsid w:val="00FD300C"/>
    <w:rsid w:val="00FD38B3"/>
    <w:rsid w:val="00FD44F4"/>
    <w:rsid w:val="00FD5EA4"/>
    <w:rsid w:val="00FD7344"/>
    <w:rsid w:val="00FE00F7"/>
    <w:rsid w:val="00FE050E"/>
    <w:rsid w:val="00FE054B"/>
    <w:rsid w:val="00FE06D4"/>
    <w:rsid w:val="00FE10AC"/>
    <w:rsid w:val="00FE18DE"/>
    <w:rsid w:val="00FE4250"/>
    <w:rsid w:val="00FE4A12"/>
    <w:rsid w:val="00FE4BD8"/>
    <w:rsid w:val="00FE61C3"/>
    <w:rsid w:val="00FE77B6"/>
    <w:rsid w:val="00FE7FCA"/>
    <w:rsid w:val="00FF300A"/>
    <w:rsid w:val="00FF6E4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3130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30195"/>
    <w:pPr>
      <w:spacing w:line="360" w:lineRule="auto"/>
      <w:jc w:val="both"/>
    </w:pPr>
    <w:rPr>
      <w:sz w:val="24"/>
      <w:lang w:val="en-ZA"/>
    </w:rPr>
  </w:style>
  <w:style w:type="paragraph" w:styleId="Heading1">
    <w:name w:val="heading 1"/>
    <w:basedOn w:val="Normal"/>
    <w:next w:val="Normal"/>
    <w:link w:val="Heading1Char"/>
    <w:uiPriority w:val="9"/>
    <w:qFormat/>
    <w:rsid w:val="00594F39"/>
    <w:pPr>
      <w:keepNext/>
      <w:keepLines/>
      <w:numPr>
        <w:numId w:val="8"/>
      </w:numPr>
      <w:spacing w:before="480" w:after="0"/>
      <w:outlineLvl w:val="0"/>
    </w:pPr>
    <w:rPr>
      <w:rFonts w:asciiTheme="majorHAnsi" w:eastAsiaTheme="majorEastAsia" w:hAnsiTheme="majorHAnsi" w:cstheme="majorBidi"/>
      <w:b/>
      <w:bCs/>
      <w:color w:val="3E3E67" w:themeColor="accent1" w:themeShade="BF"/>
      <w:sz w:val="32"/>
      <w:szCs w:val="28"/>
    </w:rPr>
  </w:style>
  <w:style w:type="paragraph" w:styleId="Heading2">
    <w:name w:val="heading 2"/>
    <w:basedOn w:val="Normal"/>
    <w:next w:val="Normal"/>
    <w:link w:val="Heading2Char"/>
    <w:uiPriority w:val="9"/>
    <w:unhideWhenUsed/>
    <w:qFormat/>
    <w:rsid w:val="0051215E"/>
    <w:pPr>
      <w:keepNext/>
      <w:keepLines/>
      <w:numPr>
        <w:ilvl w:val="1"/>
        <w:numId w:val="8"/>
      </w:numPr>
      <w:spacing w:before="200"/>
      <w:ind w:left="0"/>
      <w:outlineLvl w:val="1"/>
    </w:pPr>
    <w:rPr>
      <w:rFonts w:asciiTheme="majorHAnsi" w:eastAsiaTheme="majorEastAsia" w:hAnsiTheme="majorHAnsi" w:cstheme="majorBidi"/>
      <w:b/>
      <w:bCs/>
      <w:color w:val="53548A" w:themeColor="accent1"/>
      <w:sz w:val="28"/>
      <w:szCs w:val="26"/>
      <w:u w:val="single"/>
    </w:rPr>
  </w:style>
  <w:style w:type="paragraph" w:styleId="Heading3">
    <w:name w:val="heading 3"/>
    <w:basedOn w:val="Normal"/>
    <w:next w:val="Normal"/>
    <w:link w:val="Heading3Char"/>
    <w:uiPriority w:val="9"/>
    <w:unhideWhenUsed/>
    <w:qFormat/>
    <w:rsid w:val="00FE4BD8"/>
    <w:pPr>
      <w:keepNext/>
      <w:keepLines/>
      <w:numPr>
        <w:ilvl w:val="2"/>
        <w:numId w:val="8"/>
      </w:numPr>
      <w:spacing w:before="200" w:after="120"/>
      <w:outlineLvl w:val="2"/>
    </w:pPr>
    <w:rPr>
      <w:rFonts w:asciiTheme="majorHAnsi" w:eastAsiaTheme="majorEastAsia" w:hAnsiTheme="majorHAnsi" w:cstheme="majorBidi"/>
      <w:b/>
      <w:bCs/>
      <w:color w:val="53548A" w:themeColor="accent1"/>
      <w:sz w:val="26"/>
    </w:rPr>
  </w:style>
  <w:style w:type="paragraph" w:styleId="Heading4">
    <w:name w:val="heading 4"/>
    <w:basedOn w:val="Normal"/>
    <w:next w:val="Normal"/>
    <w:link w:val="Heading4Char"/>
    <w:uiPriority w:val="9"/>
    <w:unhideWhenUsed/>
    <w:qFormat/>
    <w:rsid w:val="005C58A6"/>
    <w:pPr>
      <w:keepNext/>
      <w:keepLines/>
      <w:numPr>
        <w:ilvl w:val="4"/>
        <w:numId w:val="8"/>
      </w:numPr>
      <w:spacing w:before="200" w:after="0"/>
      <w:outlineLvl w:val="3"/>
    </w:pPr>
    <w:rPr>
      <w:rFonts w:asciiTheme="majorHAnsi" w:eastAsiaTheme="majorEastAsia" w:hAnsiTheme="majorHAnsi" w:cstheme="majorBidi"/>
      <w:b/>
      <w:bCs/>
      <w:i/>
      <w:iCs/>
      <w:color w:val="53548A" w:themeColor="accent1"/>
    </w:rPr>
  </w:style>
  <w:style w:type="paragraph" w:styleId="Heading5">
    <w:name w:val="heading 5"/>
    <w:basedOn w:val="Heading4"/>
    <w:next w:val="Normal"/>
    <w:link w:val="Heading5Char"/>
    <w:uiPriority w:val="9"/>
    <w:unhideWhenUsed/>
    <w:qFormat/>
    <w:rsid w:val="000A2891"/>
    <w:pPr>
      <w:numPr>
        <w:ilvl w:val="5"/>
      </w:numPr>
      <w:outlineLvl w:val="4"/>
    </w:pPr>
  </w:style>
  <w:style w:type="paragraph" w:styleId="Heading6">
    <w:name w:val="heading 6"/>
    <w:basedOn w:val="Normal"/>
    <w:next w:val="Normal"/>
    <w:link w:val="Heading6Char"/>
    <w:uiPriority w:val="9"/>
    <w:unhideWhenUsed/>
    <w:qFormat/>
    <w:rsid w:val="00E2664F"/>
    <w:pPr>
      <w:keepNext/>
      <w:keepLines/>
      <w:spacing w:before="200" w:after="0"/>
      <w:outlineLvl w:val="5"/>
    </w:pPr>
    <w:rPr>
      <w:rFonts w:asciiTheme="majorHAnsi" w:eastAsiaTheme="majorEastAsia" w:hAnsiTheme="majorHAnsi" w:cstheme="majorBidi"/>
      <w:i/>
      <w:iCs/>
      <w:color w:val="292944" w:themeColor="accent1" w:themeShade="7F"/>
    </w:rPr>
  </w:style>
  <w:style w:type="paragraph" w:styleId="Heading7">
    <w:name w:val="heading 7"/>
    <w:basedOn w:val="Normal"/>
    <w:next w:val="Normal"/>
    <w:link w:val="Heading7Char"/>
    <w:uiPriority w:val="9"/>
    <w:semiHidden/>
    <w:unhideWhenUsed/>
    <w:qFormat/>
    <w:rsid w:val="00E2664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664F"/>
    <w:pPr>
      <w:keepNext/>
      <w:keepLines/>
      <w:spacing w:before="200" w:after="0"/>
      <w:outlineLvl w:val="7"/>
    </w:pPr>
    <w:rPr>
      <w:rFonts w:asciiTheme="majorHAnsi" w:eastAsiaTheme="majorEastAsia" w:hAnsiTheme="majorHAnsi" w:cstheme="majorBidi"/>
      <w:color w:val="53548A" w:themeColor="accent1"/>
      <w:sz w:val="20"/>
      <w:szCs w:val="20"/>
    </w:rPr>
  </w:style>
  <w:style w:type="paragraph" w:styleId="Heading9">
    <w:name w:val="heading 9"/>
    <w:basedOn w:val="Normal"/>
    <w:next w:val="Normal"/>
    <w:link w:val="Heading9Char"/>
    <w:uiPriority w:val="9"/>
    <w:semiHidden/>
    <w:unhideWhenUsed/>
    <w:qFormat/>
    <w:rsid w:val="00E2664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F39"/>
    <w:rPr>
      <w:rFonts w:asciiTheme="majorHAnsi" w:eastAsiaTheme="majorEastAsia" w:hAnsiTheme="majorHAnsi" w:cstheme="majorBidi"/>
      <w:b/>
      <w:bCs/>
      <w:color w:val="3E3E67" w:themeColor="accent1" w:themeShade="BF"/>
      <w:sz w:val="32"/>
      <w:szCs w:val="28"/>
      <w:lang w:val="en-ZA"/>
    </w:rPr>
  </w:style>
  <w:style w:type="character" w:customStyle="1" w:styleId="Heading2Char">
    <w:name w:val="Heading 2 Char"/>
    <w:basedOn w:val="DefaultParagraphFont"/>
    <w:link w:val="Heading2"/>
    <w:uiPriority w:val="9"/>
    <w:rsid w:val="0051215E"/>
    <w:rPr>
      <w:rFonts w:asciiTheme="majorHAnsi" w:eastAsiaTheme="majorEastAsia" w:hAnsiTheme="majorHAnsi" w:cstheme="majorBidi"/>
      <w:b/>
      <w:bCs/>
      <w:color w:val="53548A" w:themeColor="accent1"/>
      <w:sz w:val="28"/>
      <w:szCs w:val="26"/>
      <w:u w:val="single"/>
      <w:lang w:val="en-ZA"/>
    </w:rPr>
  </w:style>
  <w:style w:type="character" w:customStyle="1" w:styleId="Heading3Char">
    <w:name w:val="Heading 3 Char"/>
    <w:basedOn w:val="DefaultParagraphFont"/>
    <w:link w:val="Heading3"/>
    <w:uiPriority w:val="9"/>
    <w:rsid w:val="00FE4BD8"/>
    <w:rPr>
      <w:rFonts w:asciiTheme="majorHAnsi" w:eastAsiaTheme="majorEastAsia" w:hAnsiTheme="majorHAnsi" w:cstheme="majorBidi"/>
      <w:b/>
      <w:bCs/>
      <w:color w:val="53548A" w:themeColor="accent1"/>
      <w:sz w:val="26"/>
      <w:lang w:val="en-ZA"/>
    </w:rPr>
  </w:style>
  <w:style w:type="character" w:customStyle="1" w:styleId="Heading4Char">
    <w:name w:val="Heading 4 Char"/>
    <w:basedOn w:val="DefaultParagraphFont"/>
    <w:link w:val="Heading4"/>
    <w:uiPriority w:val="9"/>
    <w:rsid w:val="005C58A6"/>
    <w:rPr>
      <w:rFonts w:asciiTheme="majorHAnsi" w:eastAsiaTheme="majorEastAsia" w:hAnsiTheme="majorHAnsi" w:cstheme="majorBidi"/>
      <w:b/>
      <w:bCs/>
      <w:i/>
      <w:iCs/>
      <w:color w:val="53548A" w:themeColor="accent1"/>
      <w:sz w:val="24"/>
      <w:lang w:val="en-ZA"/>
    </w:rPr>
  </w:style>
  <w:style w:type="character" w:customStyle="1" w:styleId="Heading5Char">
    <w:name w:val="Heading 5 Char"/>
    <w:basedOn w:val="DefaultParagraphFont"/>
    <w:link w:val="Heading5"/>
    <w:uiPriority w:val="9"/>
    <w:rsid w:val="000A2891"/>
    <w:rPr>
      <w:rFonts w:asciiTheme="majorHAnsi" w:eastAsiaTheme="majorEastAsia" w:hAnsiTheme="majorHAnsi" w:cstheme="majorBidi"/>
      <w:b/>
      <w:bCs/>
      <w:i/>
      <w:iCs/>
      <w:color w:val="53548A" w:themeColor="accent1"/>
      <w:lang w:val="en-ZA"/>
    </w:rPr>
  </w:style>
  <w:style w:type="character" w:customStyle="1" w:styleId="Heading6Char">
    <w:name w:val="Heading 6 Char"/>
    <w:basedOn w:val="DefaultParagraphFont"/>
    <w:link w:val="Heading6"/>
    <w:uiPriority w:val="9"/>
    <w:rsid w:val="00E2664F"/>
    <w:rPr>
      <w:rFonts w:asciiTheme="majorHAnsi" w:eastAsiaTheme="majorEastAsia" w:hAnsiTheme="majorHAnsi" w:cstheme="majorBidi"/>
      <w:i/>
      <w:iCs/>
      <w:color w:val="292944" w:themeColor="accent1" w:themeShade="7F"/>
    </w:rPr>
  </w:style>
  <w:style w:type="character" w:customStyle="1" w:styleId="Heading7Char">
    <w:name w:val="Heading 7 Char"/>
    <w:basedOn w:val="DefaultParagraphFont"/>
    <w:link w:val="Heading7"/>
    <w:uiPriority w:val="9"/>
    <w:rsid w:val="00E2664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2664F"/>
    <w:rPr>
      <w:rFonts w:asciiTheme="majorHAnsi" w:eastAsiaTheme="majorEastAsia" w:hAnsiTheme="majorHAnsi" w:cstheme="majorBidi"/>
      <w:color w:val="53548A" w:themeColor="accent1"/>
      <w:sz w:val="20"/>
      <w:szCs w:val="20"/>
    </w:rPr>
  </w:style>
  <w:style w:type="character" w:customStyle="1" w:styleId="Heading9Char">
    <w:name w:val="Heading 9 Char"/>
    <w:basedOn w:val="DefaultParagraphFont"/>
    <w:link w:val="Heading9"/>
    <w:uiPriority w:val="9"/>
    <w:rsid w:val="00E2664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rsid w:val="00806996"/>
    <w:pPr>
      <w:pBdr>
        <w:bottom w:val="single" w:sz="8" w:space="4" w:color="53548A" w:themeColor="accent1"/>
      </w:pBdr>
      <w:spacing w:after="300" w:line="240" w:lineRule="auto"/>
      <w:contextualSpacing/>
      <w:jc w:val="center"/>
    </w:pPr>
    <w:rPr>
      <w:rFonts w:asciiTheme="majorHAnsi" w:eastAsiaTheme="majorEastAsia" w:hAnsiTheme="majorHAnsi" w:cstheme="majorBidi"/>
      <w:color w:val="313240" w:themeColor="text2" w:themeShade="BF"/>
      <w:spacing w:val="5"/>
      <w:kern w:val="28"/>
      <w:sz w:val="48"/>
      <w:szCs w:val="48"/>
    </w:rPr>
  </w:style>
  <w:style w:type="character" w:customStyle="1" w:styleId="TitleChar">
    <w:name w:val="Title Char"/>
    <w:basedOn w:val="DefaultParagraphFont"/>
    <w:link w:val="Title"/>
    <w:uiPriority w:val="10"/>
    <w:rsid w:val="00806996"/>
    <w:rPr>
      <w:rFonts w:asciiTheme="majorHAnsi" w:eastAsiaTheme="majorEastAsia" w:hAnsiTheme="majorHAnsi" w:cstheme="majorBidi"/>
      <w:color w:val="313240" w:themeColor="text2" w:themeShade="BF"/>
      <w:spacing w:val="5"/>
      <w:kern w:val="28"/>
      <w:sz w:val="48"/>
      <w:szCs w:val="48"/>
      <w:lang w:val="en-ZA"/>
    </w:rPr>
  </w:style>
  <w:style w:type="paragraph" w:styleId="Subtitle">
    <w:name w:val="Subtitle"/>
    <w:basedOn w:val="Normal"/>
    <w:next w:val="Normal"/>
    <w:link w:val="SubtitleChar"/>
    <w:uiPriority w:val="11"/>
    <w:rsid w:val="00806996"/>
    <w:pPr>
      <w:numPr>
        <w:ilvl w:val="1"/>
      </w:numPr>
      <w:jc w:val="center"/>
    </w:pPr>
    <w:rPr>
      <w:rFonts w:asciiTheme="majorHAnsi" w:eastAsiaTheme="majorEastAsia" w:hAnsiTheme="majorHAnsi" w:cstheme="majorBidi"/>
      <w:i/>
      <w:iCs/>
      <w:color w:val="53548A" w:themeColor="accent1"/>
      <w:spacing w:val="15"/>
      <w:sz w:val="32"/>
      <w:szCs w:val="32"/>
    </w:rPr>
  </w:style>
  <w:style w:type="character" w:customStyle="1" w:styleId="SubtitleChar">
    <w:name w:val="Subtitle Char"/>
    <w:basedOn w:val="DefaultParagraphFont"/>
    <w:link w:val="Subtitle"/>
    <w:uiPriority w:val="11"/>
    <w:rsid w:val="00806996"/>
    <w:rPr>
      <w:rFonts w:asciiTheme="majorHAnsi" w:eastAsiaTheme="majorEastAsia" w:hAnsiTheme="majorHAnsi" w:cstheme="majorBidi"/>
      <w:i/>
      <w:iCs/>
      <w:color w:val="53548A" w:themeColor="accent1"/>
      <w:spacing w:val="15"/>
      <w:sz w:val="32"/>
      <w:szCs w:val="32"/>
      <w:lang w:val="en-ZA"/>
    </w:rPr>
  </w:style>
  <w:style w:type="character" w:styleId="Strong">
    <w:name w:val="Strong"/>
    <w:basedOn w:val="DefaultParagraphFont"/>
    <w:uiPriority w:val="22"/>
    <w:qFormat/>
    <w:rsid w:val="00E2664F"/>
    <w:rPr>
      <w:b/>
      <w:bCs/>
    </w:rPr>
  </w:style>
  <w:style w:type="character" w:styleId="Emphasis">
    <w:name w:val="Emphasis"/>
    <w:basedOn w:val="DefaultParagraphFont"/>
    <w:uiPriority w:val="20"/>
    <w:qFormat/>
    <w:rsid w:val="00847FEC"/>
    <w:rPr>
      <w:b/>
      <w:i/>
      <w:iCs/>
    </w:rPr>
  </w:style>
  <w:style w:type="paragraph" w:styleId="NoSpacing">
    <w:name w:val="No Spacing"/>
    <w:link w:val="NoSpacingChar"/>
    <w:uiPriority w:val="1"/>
    <w:qFormat/>
    <w:rsid w:val="00294A42"/>
    <w:pPr>
      <w:spacing w:after="120" w:line="240" w:lineRule="auto"/>
    </w:pPr>
    <w:rPr>
      <w:sz w:val="24"/>
    </w:rPr>
  </w:style>
  <w:style w:type="paragraph" w:styleId="ListParagraph">
    <w:name w:val="List Paragraph"/>
    <w:basedOn w:val="Normal"/>
    <w:uiPriority w:val="34"/>
    <w:rsid w:val="00E2664F"/>
    <w:pPr>
      <w:ind w:left="720"/>
      <w:contextualSpacing/>
    </w:pPr>
  </w:style>
  <w:style w:type="paragraph" w:styleId="Quote">
    <w:name w:val="Quote"/>
    <w:basedOn w:val="Normal"/>
    <w:next w:val="Normal"/>
    <w:link w:val="QuoteChar"/>
    <w:uiPriority w:val="29"/>
    <w:rsid w:val="00E2664F"/>
    <w:rPr>
      <w:i/>
      <w:iCs/>
      <w:color w:val="000000" w:themeColor="text1"/>
    </w:rPr>
  </w:style>
  <w:style w:type="character" w:customStyle="1" w:styleId="QuoteChar">
    <w:name w:val="Quote Char"/>
    <w:basedOn w:val="DefaultParagraphFont"/>
    <w:link w:val="Quote"/>
    <w:uiPriority w:val="29"/>
    <w:rsid w:val="00E2664F"/>
    <w:rPr>
      <w:i/>
      <w:iCs/>
      <w:color w:val="000000" w:themeColor="text1"/>
    </w:rPr>
  </w:style>
  <w:style w:type="paragraph" w:styleId="IntenseQuote">
    <w:name w:val="Intense Quote"/>
    <w:basedOn w:val="Normal"/>
    <w:next w:val="Normal"/>
    <w:link w:val="IntenseQuoteChar"/>
    <w:uiPriority w:val="30"/>
    <w:rsid w:val="00E2664F"/>
    <w:pPr>
      <w:pBdr>
        <w:bottom w:val="single" w:sz="4" w:space="4" w:color="53548A" w:themeColor="accent1"/>
      </w:pBdr>
      <w:spacing w:before="200" w:after="280"/>
      <w:ind w:left="936" w:right="936"/>
    </w:pPr>
    <w:rPr>
      <w:b/>
      <w:bCs/>
      <w:i/>
      <w:iCs/>
      <w:color w:val="53548A" w:themeColor="accent1"/>
    </w:rPr>
  </w:style>
  <w:style w:type="character" w:customStyle="1" w:styleId="IntenseQuoteChar">
    <w:name w:val="Intense Quote Char"/>
    <w:basedOn w:val="DefaultParagraphFont"/>
    <w:link w:val="IntenseQuote"/>
    <w:uiPriority w:val="30"/>
    <w:rsid w:val="00E2664F"/>
    <w:rPr>
      <w:b/>
      <w:bCs/>
      <w:i/>
      <w:iCs/>
      <w:color w:val="53548A" w:themeColor="accent1"/>
    </w:rPr>
  </w:style>
  <w:style w:type="character" w:styleId="SubtleEmphasis">
    <w:name w:val="Subtle Emphasis"/>
    <w:basedOn w:val="DefaultParagraphFont"/>
    <w:uiPriority w:val="19"/>
    <w:rsid w:val="00E2664F"/>
    <w:rPr>
      <w:i/>
      <w:iCs/>
      <w:color w:val="808080" w:themeColor="text1" w:themeTint="7F"/>
    </w:rPr>
  </w:style>
  <w:style w:type="character" w:styleId="IntenseEmphasis">
    <w:name w:val="Intense Emphasis"/>
    <w:basedOn w:val="DefaultParagraphFont"/>
    <w:uiPriority w:val="21"/>
    <w:rsid w:val="00E2664F"/>
    <w:rPr>
      <w:b/>
      <w:bCs/>
      <w:i/>
      <w:iCs/>
      <w:color w:val="53548A" w:themeColor="accent1"/>
    </w:rPr>
  </w:style>
  <w:style w:type="character" w:styleId="SubtleReference">
    <w:name w:val="Subtle Reference"/>
    <w:basedOn w:val="DefaultParagraphFont"/>
    <w:uiPriority w:val="31"/>
    <w:qFormat/>
    <w:rsid w:val="00847FEC"/>
    <w:rPr>
      <w:color w:val="438086" w:themeColor="accent2"/>
      <w:u w:val="single"/>
    </w:rPr>
  </w:style>
  <w:style w:type="character" w:styleId="IntenseReference">
    <w:name w:val="Intense Reference"/>
    <w:basedOn w:val="DefaultParagraphFont"/>
    <w:uiPriority w:val="32"/>
    <w:rsid w:val="00E2664F"/>
    <w:rPr>
      <w:b/>
      <w:bCs/>
      <w:smallCaps/>
      <w:color w:val="438086" w:themeColor="accent2"/>
      <w:spacing w:val="5"/>
      <w:u w:val="single"/>
    </w:rPr>
  </w:style>
  <w:style w:type="character" w:styleId="BookTitle">
    <w:name w:val="Book Title"/>
    <w:basedOn w:val="DefaultParagraphFont"/>
    <w:uiPriority w:val="33"/>
    <w:rsid w:val="00E2664F"/>
    <w:rPr>
      <w:b/>
      <w:bCs/>
      <w:smallCaps/>
      <w:spacing w:val="5"/>
    </w:rPr>
  </w:style>
  <w:style w:type="paragraph" w:styleId="TOCHeading">
    <w:name w:val="TOC Heading"/>
    <w:basedOn w:val="Heading1"/>
    <w:next w:val="Normal"/>
    <w:uiPriority w:val="39"/>
    <w:semiHidden/>
    <w:unhideWhenUsed/>
    <w:qFormat/>
    <w:rsid w:val="00E2664F"/>
    <w:pPr>
      <w:outlineLvl w:val="9"/>
    </w:pPr>
  </w:style>
  <w:style w:type="paragraph" w:styleId="Caption">
    <w:name w:val="caption"/>
    <w:basedOn w:val="Normal"/>
    <w:next w:val="Normal"/>
    <w:uiPriority w:val="35"/>
    <w:unhideWhenUsed/>
    <w:rsid w:val="00E2664F"/>
    <w:pPr>
      <w:spacing w:line="240" w:lineRule="auto"/>
    </w:pPr>
    <w:rPr>
      <w:b/>
      <w:bCs/>
      <w:color w:val="53548A" w:themeColor="accent1"/>
      <w:sz w:val="18"/>
      <w:szCs w:val="18"/>
    </w:rPr>
  </w:style>
  <w:style w:type="character" w:customStyle="1" w:styleId="NoSpacingChar">
    <w:name w:val="No Spacing Char"/>
    <w:basedOn w:val="DefaultParagraphFont"/>
    <w:link w:val="NoSpacing"/>
    <w:uiPriority w:val="1"/>
    <w:rsid w:val="00294A42"/>
    <w:rPr>
      <w:sz w:val="24"/>
    </w:rPr>
  </w:style>
  <w:style w:type="paragraph" w:customStyle="1" w:styleId="ReferencesHeading">
    <w:name w:val="References Heading"/>
    <w:basedOn w:val="Subtitle"/>
    <w:link w:val="ReferencesHeadingChar"/>
    <w:rsid w:val="00EC0D40"/>
    <w:rPr>
      <w:color w:val="438086" w:themeColor="accent2"/>
      <w:u w:val="single"/>
    </w:rPr>
  </w:style>
  <w:style w:type="character" w:styleId="Hyperlink">
    <w:name w:val="Hyperlink"/>
    <w:basedOn w:val="DefaultParagraphFont"/>
    <w:uiPriority w:val="99"/>
    <w:unhideWhenUsed/>
    <w:rsid w:val="003008F4"/>
    <w:rPr>
      <w:color w:val="000000" w:themeColor="text1"/>
      <w:u w:val="single"/>
    </w:rPr>
  </w:style>
  <w:style w:type="character" w:customStyle="1" w:styleId="ReferencesHeadingChar">
    <w:name w:val="References Heading Char"/>
    <w:basedOn w:val="SubtitleChar"/>
    <w:link w:val="ReferencesHeading"/>
    <w:rsid w:val="00EC0D40"/>
    <w:rPr>
      <w:rFonts w:asciiTheme="majorHAnsi" w:eastAsiaTheme="majorEastAsia" w:hAnsiTheme="majorHAnsi" w:cstheme="majorBidi"/>
      <w:i/>
      <w:iCs/>
      <w:color w:val="438086" w:themeColor="accent2"/>
      <w:spacing w:val="15"/>
      <w:sz w:val="32"/>
      <w:szCs w:val="32"/>
      <w:u w:val="single"/>
      <w:lang w:val="en-ZA"/>
    </w:rPr>
  </w:style>
  <w:style w:type="paragraph" w:styleId="Footer">
    <w:name w:val="footer"/>
    <w:basedOn w:val="Normal"/>
    <w:link w:val="FooterChar"/>
    <w:uiPriority w:val="99"/>
    <w:unhideWhenUsed/>
    <w:rsid w:val="002143E9"/>
    <w:pPr>
      <w:tabs>
        <w:tab w:val="center" w:pos="4320"/>
        <w:tab w:val="right" w:pos="8640"/>
      </w:tabs>
      <w:spacing w:line="276" w:lineRule="auto"/>
      <w:jc w:val="left"/>
    </w:pPr>
    <w:rPr>
      <w:lang w:val="en-US" w:bidi="ar-SA"/>
    </w:rPr>
  </w:style>
  <w:style w:type="character" w:customStyle="1" w:styleId="FooterChar">
    <w:name w:val="Footer Char"/>
    <w:basedOn w:val="DefaultParagraphFont"/>
    <w:link w:val="Footer"/>
    <w:uiPriority w:val="99"/>
    <w:rsid w:val="002143E9"/>
    <w:rPr>
      <w:lang w:bidi="ar-SA"/>
    </w:rPr>
  </w:style>
  <w:style w:type="paragraph" w:styleId="Header">
    <w:name w:val="header"/>
    <w:basedOn w:val="Normal"/>
    <w:link w:val="HeaderChar"/>
    <w:uiPriority w:val="99"/>
    <w:semiHidden/>
    <w:unhideWhenUsed/>
    <w:rsid w:val="002143E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143E9"/>
    <w:rPr>
      <w:sz w:val="24"/>
      <w:lang w:val="en-ZA"/>
    </w:rPr>
  </w:style>
  <w:style w:type="character" w:styleId="PlaceholderText">
    <w:name w:val="Placeholder Text"/>
    <w:basedOn w:val="DefaultParagraphFont"/>
    <w:uiPriority w:val="99"/>
    <w:semiHidden/>
    <w:rsid w:val="002C26B3"/>
    <w:rPr>
      <w:color w:val="808080"/>
    </w:rPr>
  </w:style>
  <w:style w:type="paragraph" w:styleId="BalloonText">
    <w:name w:val="Balloon Text"/>
    <w:basedOn w:val="Normal"/>
    <w:link w:val="BalloonTextChar"/>
    <w:uiPriority w:val="99"/>
    <w:semiHidden/>
    <w:unhideWhenUsed/>
    <w:rsid w:val="002C2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6B3"/>
    <w:rPr>
      <w:rFonts w:ascii="Tahoma" w:hAnsi="Tahoma" w:cs="Tahoma"/>
      <w:sz w:val="16"/>
      <w:szCs w:val="16"/>
      <w:lang w:val="en-ZA"/>
    </w:rPr>
  </w:style>
  <w:style w:type="paragraph" w:customStyle="1" w:styleId="Equation">
    <w:name w:val="Equation"/>
    <w:basedOn w:val="Normal"/>
    <w:link w:val="EquationChar"/>
    <w:rsid w:val="00763820"/>
    <w:pPr>
      <w:ind w:left="851"/>
      <w:jc w:val="left"/>
    </w:pPr>
    <w:rPr>
      <w:rFonts w:ascii="Cambria Math" w:hAnsi="Cambria Math"/>
      <w:i/>
    </w:rPr>
  </w:style>
  <w:style w:type="table" w:styleId="TableGrid">
    <w:name w:val="Table Grid"/>
    <w:basedOn w:val="TableNormal"/>
    <w:uiPriority w:val="59"/>
    <w:rsid w:val="004E30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quationChar">
    <w:name w:val="Equation Char"/>
    <w:basedOn w:val="DefaultParagraphFont"/>
    <w:link w:val="Equation"/>
    <w:rsid w:val="00763820"/>
    <w:rPr>
      <w:rFonts w:ascii="Cambria Math" w:hAnsi="Cambria Math"/>
      <w:i/>
      <w:sz w:val="24"/>
      <w:lang w:val="en-ZA"/>
    </w:rPr>
  </w:style>
  <w:style w:type="paragraph" w:styleId="TOC1">
    <w:name w:val="toc 1"/>
    <w:basedOn w:val="Normal"/>
    <w:next w:val="Normal"/>
    <w:autoRedefine/>
    <w:uiPriority w:val="39"/>
    <w:unhideWhenUsed/>
    <w:rsid w:val="005D59C5"/>
    <w:pPr>
      <w:spacing w:after="100"/>
    </w:pPr>
  </w:style>
  <w:style w:type="paragraph" w:styleId="TOC2">
    <w:name w:val="toc 2"/>
    <w:basedOn w:val="Normal"/>
    <w:next w:val="Normal"/>
    <w:autoRedefine/>
    <w:uiPriority w:val="39"/>
    <w:unhideWhenUsed/>
    <w:rsid w:val="005D59C5"/>
    <w:pPr>
      <w:spacing w:after="100"/>
      <w:ind w:left="240"/>
    </w:pPr>
  </w:style>
  <w:style w:type="paragraph" w:styleId="TOC3">
    <w:name w:val="toc 3"/>
    <w:basedOn w:val="Normal"/>
    <w:next w:val="Normal"/>
    <w:autoRedefine/>
    <w:uiPriority w:val="39"/>
    <w:unhideWhenUsed/>
    <w:rsid w:val="005D59C5"/>
    <w:pPr>
      <w:spacing w:after="100"/>
      <w:ind w:left="480"/>
    </w:pPr>
  </w:style>
  <w:style w:type="paragraph" w:customStyle="1" w:styleId="FakeHeading1">
    <w:name w:val="Fake Heading 1"/>
    <w:basedOn w:val="Normal"/>
    <w:link w:val="FakeHeading1Char"/>
    <w:qFormat/>
    <w:rsid w:val="00594F39"/>
    <w:rPr>
      <w:rFonts w:asciiTheme="majorHAnsi" w:hAnsiTheme="majorHAnsi"/>
      <w:b/>
      <w:color w:val="3E3E67" w:themeColor="accent1" w:themeShade="BF"/>
      <w:sz w:val="32"/>
      <w:szCs w:val="36"/>
    </w:rPr>
  </w:style>
  <w:style w:type="character" w:customStyle="1" w:styleId="FakeHeading1Char">
    <w:name w:val="Fake Heading 1 Char"/>
    <w:basedOn w:val="DefaultParagraphFont"/>
    <w:link w:val="FakeHeading1"/>
    <w:rsid w:val="00594F39"/>
    <w:rPr>
      <w:rFonts w:asciiTheme="majorHAnsi" w:hAnsiTheme="majorHAnsi"/>
      <w:b/>
      <w:color w:val="3E3E67" w:themeColor="accent1" w:themeShade="BF"/>
      <w:sz w:val="32"/>
      <w:szCs w:val="36"/>
      <w:lang w:val="en-ZA"/>
    </w:rPr>
  </w:style>
  <w:style w:type="paragraph" w:customStyle="1" w:styleId="EquationNumbers">
    <w:name w:val="Equation Numbers"/>
    <w:basedOn w:val="Normal"/>
    <w:link w:val="EquationNumbersChar"/>
    <w:qFormat/>
    <w:rsid w:val="001E44EA"/>
    <w:pPr>
      <w:numPr>
        <w:ilvl w:val="3"/>
        <w:numId w:val="8"/>
      </w:numPr>
      <w:jc w:val="left"/>
    </w:pPr>
    <w:rPr>
      <w:szCs w:val="24"/>
    </w:rPr>
  </w:style>
  <w:style w:type="character" w:styleId="FollowedHyperlink">
    <w:name w:val="FollowedHyperlink"/>
    <w:basedOn w:val="DefaultParagraphFont"/>
    <w:uiPriority w:val="99"/>
    <w:semiHidden/>
    <w:unhideWhenUsed/>
    <w:rsid w:val="00BF5294"/>
    <w:rPr>
      <w:color w:val="C2A874" w:themeColor="followedHyperlink"/>
      <w:u w:val="single"/>
    </w:rPr>
  </w:style>
  <w:style w:type="character" w:customStyle="1" w:styleId="EquationNumbersChar">
    <w:name w:val="Equation Numbers Char"/>
    <w:basedOn w:val="DefaultParagraphFont"/>
    <w:link w:val="EquationNumbers"/>
    <w:rsid w:val="001E44EA"/>
    <w:rPr>
      <w:sz w:val="24"/>
      <w:szCs w:val="24"/>
      <w:lang w:val="en-ZA"/>
    </w:rPr>
  </w:style>
  <w:style w:type="paragraph" w:styleId="HTMLPreformatted">
    <w:name w:val="HTML Preformatted"/>
    <w:basedOn w:val="Normal"/>
    <w:link w:val="HTMLPreformattedChar"/>
    <w:uiPriority w:val="99"/>
    <w:semiHidden/>
    <w:unhideWhenUsed/>
    <w:rsid w:val="00FF6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ZA" w:bidi="ar-SA"/>
    </w:rPr>
  </w:style>
  <w:style w:type="character" w:customStyle="1" w:styleId="HTMLPreformattedChar">
    <w:name w:val="HTML Preformatted Char"/>
    <w:basedOn w:val="DefaultParagraphFont"/>
    <w:link w:val="HTMLPreformatted"/>
    <w:uiPriority w:val="99"/>
    <w:semiHidden/>
    <w:rsid w:val="00FF6E42"/>
    <w:rPr>
      <w:rFonts w:ascii="Courier New" w:eastAsia="Times New Roman" w:hAnsi="Courier New" w:cs="Courier New"/>
      <w:sz w:val="20"/>
      <w:szCs w:val="20"/>
      <w:lang w:val="en-ZA" w:eastAsia="en-ZA" w:bidi="ar-SA"/>
    </w:rPr>
  </w:style>
  <w:style w:type="paragraph" w:customStyle="1" w:styleId="Code">
    <w:name w:val="Code"/>
    <w:basedOn w:val="Normal"/>
    <w:link w:val="CodeChar"/>
    <w:qFormat/>
    <w:rsid w:val="006A1497"/>
    <w:pPr>
      <w:autoSpaceDE w:val="0"/>
      <w:autoSpaceDN w:val="0"/>
      <w:adjustRightInd w:val="0"/>
      <w:spacing w:after="0" w:line="240" w:lineRule="auto"/>
      <w:jc w:val="left"/>
    </w:pPr>
    <w:rPr>
      <w:rFonts w:ascii="Courier New" w:hAnsi="Courier New" w:cs="Courier New"/>
      <w:noProof/>
      <w:color w:val="000000"/>
      <w:sz w:val="16"/>
      <w:szCs w:val="16"/>
      <w:lang w:val="af-ZA" w:bidi="ar-SA"/>
    </w:rPr>
  </w:style>
  <w:style w:type="character" w:customStyle="1" w:styleId="CodeChar">
    <w:name w:val="Code Char"/>
    <w:basedOn w:val="DefaultParagraphFont"/>
    <w:link w:val="Code"/>
    <w:rsid w:val="006A1497"/>
    <w:rPr>
      <w:rFonts w:ascii="Courier New" w:hAnsi="Courier New" w:cs="Courier New"/>
      <w:noProof/>
      <w:color w:val="000000"/>
      <w:sz w:val="16"/>
      <w:szCs w:val="16"/>
      <w:lang w:val="af-ZA" w:bidi="ar-SA"/>
    </w:rPr>
  </w:style>
  <w:style w:type="table" w:customStyle="1" w:styleId="LightShading-Accent11">
    <w:name w:val="Light Shading - Accent 11"/>
    <w:basedOn w:val="TableNormal"/>
    <w:uiPriority w:val="60"/>
    <w:rsid w:val="00491DB9"/>
    <w:pPr>
      <w:spacing w:after="0" w:line="240" w:lineRule="auto"/>
    </w:pPr>
    <w:rPr>
      <w:color w:val="3E3E67" w:themeColor="accent1" w:themeShade="BF"/>
    </w:rPr>
    <w:tblPr>
      <w:tblStyleRowBandSize w:val="1"/>
      <w:tblStyleColBandSize w:val="1"/>
      <w:tblInd w:w="0" w:type="dxa"/>
      <w:tblBorders>
        <w:top w:val="single" w:sz="8" w:space="0" w:color="53548A" w:themeColor="accent1"/>
        <w:bottom w:val="single" w:sz="8" w:space="0" w:color="53548A"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3548A" w:themeColor="accent1"/>
          <w:left w:val="nil"/>
          <w:bottom w:val="single" w:sz="8" w:space="0" w:color="53548A" w:themeColor="accent1"/>
          <w:right w:val="nil"/>
          <w:insideH w:val="nil"/>
          <w:insideV w:val="nil"/>
        </w:tcBorders>
      </w:tcPr>
    </w:tblStylePr>
    <w:tblStylePr w:type="lastRow">
      <w:pPr>
        <w:spacing w:before="0" w:after="0" w:line="240" w:lineRule="auto"/>
      </w:pPr>
      <w:rPr>
        <w:b/>
        <w:bCs/>
      </w:rPr>
      <w:tblPr/>
      <w:tcPr>
        <w:tcBorders>
          <w:top w:val="single" w:sz="8" w:space="0" w:color="53548A" w:themeColor="accent1"/>
          <w:left w:val="nil"/>
          <w:bottom w:val="single" w:sz="8" w:space="0" w:color="53548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D2E4" w:themeFill="accent1" w:themeFillTint="3F"/>
      </w:tcPr>
    </w:tblStylePr>
    <w:tblStylePr w:type="band1Horz">
      <w:tblPr/>
      <w:tcPr>
        <w:tcBorders>
          <w:left w:val="nil"/>
          <w:right w:val="nil"/>
          <w:insideH w:val="nil"/>
          <w:insideV w:val="nil"/>
        </w:tcBorders>
        <w:shd w:val="clear" w:color="auto" w:fill="D2D2E4" w:themeFill="accent1" w:themeFillTint="3F"/>
      </w:tcPr>
    </w:tblStylePr>
  </w:style>
  <w:style w:type="paragraph" w:styleId="TableofFigures">
    <w:name w:val="table of figures"/>
    <w:basedOn w:val="Normal"/>
    <w:next w:val="Normal"/>
    <w:uiPriority w:val="99"/>
    <w:unhideWhenUsed/>
    <w:rsid w:val="003570AF"/>
    <w:pPr>
      <w:spacing w:after="0"/>
    </w:pPr>
  </w:style>
  <w:style w:type="character" w:customStyle="1" w:styleId="nd-word">
    <w:name w:val="nd-word"/>
    <w:basedOn w:val="DefaultParagraphFont"/>
    <w:rsid w:val="00447AB7"/>
  </w:style>
  <w:style w:type="character" w:styleId="HTMLCite">
    <w:name w:val="HTML Cite"/>
    <w:basedOn w:val="DefaultParagraphFont"/>
    <w:uiPriority w:val="99"/>
    <w:semiHidden/>
    <w:unhideWhenUsed/>
    <w:rsid w:val="00C93272"/>
    <w:rPr>
      <w:i/>
      <w:iCs/>
    </w:rPr>
  </w:style>
  <w:style w:type="paragraph" w:styleId="NormalWeb">
    <w:name w:val="Normal (Web)"/>
    <w:basedOn w:val="Normal"/>
    <w:uiPriority w:val="99"/>
    <w:semiHidden/>
    <w:unhideWhenUsed/>
    <w:rsid w:val="00322E5D"/>
    <w:pPr>
      <w:spacing w:before="100" w:beforeAutospacing="1" w:after="100" w:afterAutospacing="1" w:line="240" w:lineRule="auto"/>
      <w:jc w:val="left"/>
    </w:pPr>
    <w:rPr>
      <w:rFonts w:ascii="Times New Roman" w:eastAsia="Times New Roman" w:hAnsi="Times New Roman" w:cs="Times New Roman"/>
      <w:szCs w:val="24"/>
      <w:lang w:eastAsia="en-ZA" w:bidi="ar-SA"/>
    </w:rPr>
  </w:style>
  <w:style w:type="table" w:styleId="MediumList1-Accent1">
    <w:name w:val="Medium List 1 Accent 1"/>
    <w:basedOn w:val="TableNormal"/>
    <w:uiPriority w:val="65"/>
    <w:rsid w:val="00C906A0"/>
    <w:pPr>
      <w:spacing w:after="0" w:line="240" w:lineRule="auto"/>
    </w:pPr>
    <w:rPr>
      <w:color w:val="000000" w:themeColor="text1"/>
    </w:rPr>
    <w:tblPr>
      <w:tblStyleRowBandSize w:val="1"/>
      <w:tblStyleColBandSize w:val="1"/>
      <w:tblInd w:w="0" w:type="dxa"/>
      <w:tblBorders>
        <w:top w:val="single" w:sz="8" w:space="0" w:color="53548A" w:themeColor="accent1"/>
        <w:bottom w:val="single" w:sz="8" w:space="0" w:color="53548A"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3548A" w:themeColor="accent1"/>
        </w:tcBorders>
      </w:tcPr>
    </w:tblStylePr>
    <w:tblStylePr w:type="lastRow">
      <w:rPr>
        <w:b/>
        <w:bCs/>
        <w:color w:val="424456" w:themeColor="text2"/>
      </w:rPr>
      <w:tblPr/>
      <w:tcPr>
        <w:tcBorders>
          <w:top w:val="single" w:sz="8" w:space="0" w:color="53548A" w:themeColor="accent1"/>
          <w:bottom w:val="single" w:sz="8" w:space="0" w:color="53548A" w:themeColor="accent1"/>
        </w:tcBorders>
      </w:tcPr>
    </w:tblStylePr>
    <w:tblStylePr w:type="firstCol">
      <w:rPr>
        <w:b/>
        <w:bCs/>
      </w:rPr>
    </w:tblStylePr>
    <w:tblStylePr w:type="lastCol">
      <w:rPr>
        <w:b/>
        <w:bCs/>
      </w:rPr>
      <w:tblPr/>
      <w:tcPr>
        <w:tcBorders>
          <w:top w:val="single" w:sz="8" w:space="0" w:color="53548A" w:themeColor="accent1"/>
          <w:bottom w:val="single" w:sz="8" w:space="0" w:color="53548A" w:themeColor="accent1"/>
        </w:tcBorders>
      </w:tcPr>
    </w:tblStylePr>
    <w:tblStylePr w:type="band1Vert">
      <w:tblPr/>
      <w:tcPr>
        <w:shd w:val="clear" w:color="auto" w:fill="D2D2E4" w:themeFill="accent1" w:themeFillTint="3F"/>
      </w:tcPr>
    </w:tblStylePr>
    <w:tblStylePr w:type="band1Horz">
      <w:tblPr/>
      <w:tcPr>
        <w:shd w:val="clear" w:color="auto" w:fill="D2D2E4" w:themeFill="accent1" w:themeFillTint="3F"/>
      </w:tcPr>
    </w:tblStylePr>
  </w:style>
  <w:style w:type="character" w:styleId="CommentReference">
    <w:name w:val="annotation reference"/>
    <w:basedOn w:val="DefaultParagraphFont"/>
    <w:uiPriority w:val="99"/>
    <w:semiHidden/>
    <w:unhideWhenUsed/>
    <w:rsid w:val="00010B0E"/>
    <w:rPr>
      <w:sz w:val="16"/>
      <w:szCs w:val="16"/>
    </w:rPr>
  </w:style>
  <w:style w:type="paragraph" w:styleId="CommentText">
    <w:name w:val="annotation text"/>
    <w:basedOn w:val="Normal"/>
    <w:link w:val="CommentTextChar"/>
    <w:uiPriority w:val="99"/>
    <w:semiHidden/>
    <w:unhideWhenUsed/>
    <w:rsid w:val="00010B0E"/>
    <w:pPr>
      <w:spacing w:line="240" w:lineRule="auto"/>
    </w:pPr>
    <w:rPr>
      <w:sz w:val="20"/>
      <w:szCs w:val="20"/>
    </w:rPr>
  </w:style>
  <w:style w:type="character" w:customStyle="1" w:styleId="CommentTextChar">
    <w:name w:val="Comment Text Char"/>
    <w:basedOn w:val="DefaultParagraphFont"/>
    <w:link w:val="CommentText"/>
    <w:uiPriority w:val="99"/>
    <w:semiHidden/>
    <w:rsid w:val="00010B0E"/>
    <w:rPr>
      <w:sz w:val="20"/>
      <w:szCs w:val="20"/>
      <w:lang w:val="en-ZA"/>
    </w:rPr>
  </w:style>
  <w:style w:type="paragraph" w:styleId="CommentSubject">
    <w:name w:val="annotation subject"/>
    <w:basedOn w:val="CommentText"/>
    <w:next w:val="CommentText"/>
    <w:link w:val="CommentSubjectChar"/>
    <w:uiPriority w:val="99"/>
    <w:semiHidden/>
    <w:unhideWhenUsed/>
    <w:rsid w:val="00010B0E"/>
    <w:rPr>
      <w:b/>
      <w:bCs/>
    </w:rPr>
  </w:style>
  <w:style w:type="character" w:customStyle="1" w:styleId="CommentSubjectChar">
    <w:name w:val="Comment Subject Char"/>
    <w:basedOn w:val="CommentTextChar"/>
    <w:link w:val="CommentSubject"/>
    <w:uiPriority w:val="99"/>
    <w:semiHidden/>
    <w:rsid w:val="00010B0E"/>
    <w:rPr>
      <w:b/>
      <w:bCs/>
      <w:sz w:val="20"/>
      <w:szCs w:val="20"/>
      <w:lang w:val="en-Z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30195"/>
    <w:pPr>
      <w:spacing w:line="360" w:lineRule="auto"/>
      <w:jc w:val="both"/>
    </w:pPr>
    <w:rPr>
      <w:sz w:val="24"/>
      <w:lang w:val="en-ZA"/>
    </w:rPr>
  </w:style>
  <w:style w:type="paragraph" w:styleId="Heading1">
    <w:name w:val="heading 1"/>
    <w:basedOn w:val="Normal"/>
    <w:next w:val="Normal"/>
    <w:link w:val="Heading1Char"/>
    <w:uiPriority w:val="9"/>
    <w:qFormat/>
    <w:rsid w:val="00594F39"/>
    <w:pPr>
      <w:keepNext/>
      <w:keepLines/>
      <w:numPr>
        <w:numId w:val="8"/>
      </w:numPr>
      <w:spacing w:before="480" w:after="0"/>
      <w:outlineLvl w:val="0"/>
    </w:pPr>
    <w:rPr>
      <w:rFonts w:asciiTheme="majorHAnsi" w:eastAsiaTheme="majorEastAsia" w:hAnsiTheme="majorHAnsi" w:cstheme="majorBidi"/>
      <w:b/>
      <w:bCs/>
      <w:color w:val="3E3E67" w:themeColor="accent1" w:themeShade="BF"/>
      <w:sz w:val="32"/>
      <w:szCs w:val="28"/>
    </w:rPr>
  </w:style>
  <w:style w:type="paragraph" w:styleId="Heading2">
    <w:name w:val="heading 2"/>
    <w:basedOn w:val="Normal"/>
    <w:next w:val="Normal"/>
    <w:link w:val="Heading2Char"/>
    <w:uiPriority w:val="9"/>
    <w:unhideWhenUsed/>
    <w:qFormat/>
    <w:rsid w:val="0051215E"/>
    <w:pPr>
      <w:keepNext/>
      <w:keepLines/>
      <w:numPr>
        <w:ilvl w:val="1"/>
        <w:numId w:val="8"/>
      </w:numPr>
      <w:spacing w:before="200"/>
      <w:ind w:left="0"/>
      <w:outlineLvl w:val="1"/>
    </w:pPr>
    <w:rPr>
      <w:rFonts w:asciiTheme="majorHAnsi" w:eastAsiaTheme="majorEastAsia" w:hAnsiTheme="majorHAnsi" w:cstheme="majorBidi"/>
      <w:b/>
      <w:bCs/>
      <w:color w:val="53548A" w:themeColor="accent1"/>
      <w:sz w:val="28"/>
      <w:szCs w:val="26"/>
      <w:u w:val="single"/>
    </w:rPr>
  </w:style>
  <w:style w:type="paragraph" w:styleId="Heading3">
    <w:name w:val="heading 3"/>
    <w:basedOn w:val="Normal"/>
    <w:next w:val="Normal"/>
    <w:link w:val="Heading3Char"/>
    <w:uiPriority w:val="9"/>
    <w:unhideWhenUsed/>
    <w:qFormat/>
    <w:rsid w:val="00FE4BD8"/>
    <w:pPr>
      <w:keepNext/>
      <w:keepLines/>
      <w:numPr>
        <w:ilvl w:val="2"/>
        <w:numId w:val="8"/>
      </w:numPr>
      <w:spacing w:before="200" w:after="120"/>
      <w:outlineLvl w:val="2"/>
    </w:pPr>
    <w:rPr>
      <w:rFonts w:asciiTheme="majorHAnsi" w:eastAsiaTheme="majorEastAsia" w:hAnsiTheme="majorHAnsi" w:cstheme="majorBidi"/>
      <w:b/>
      <w:bCs/>
      <w:color w:val="53548A" w:themeColor="accent1"/>
      <w:sz w:val="26"/>
    </w:rPr>
  </w:style>
  <w:style w:type="paragraph" w:styleId="Heading4">
    <w:name w:val="heading 4"/>
    <w:basedOn w:val="Normal"/>
    <w:next w:val="Normal"/>
    <w:link w:val="Heading4Char"/>
    <w:uiPriority w:val="9"/>
    <w:unhideWhenUsed/>
    <w:qFormat/>
    <w:rsid w:val="005C58A6"/>
    <w:pPr>
      <w:keepNext/>
      <w:keepLines/>
      <w:numPr>
        <w:ilvl w:val="4"/>
        <w:numId w:val="8"/>
      </w:numPr>
      <w:spacing w:before="200" w:after="0"/>
      <w:outlineLvl w:val="3"/>
    </w:pPr>
    <w:rPr>
      <w:rFonts w:asciiTheme="majorHAnsi" w:eastAsiaTheme="majorEastAsia" w:hAnsiTheme="majorHAnsi" w:cstheme="majorBidi"/>
      <w:b/>
      <w:bCs/>
      <w:i/>
      <w:iCs/>
      <w:color w:val="53548A" w:themeColor="accent1"/>
    </w:rPr>
  </w:style>
  <w:style w:type="paragraph" w:styleId="Heading5">
    <w:name w:val="heading 5"/>
    <w:basedOn w:val="Heading4"/>
    <w:next w:val="Normal"/>
    <w:link w:val="Heading5Char"/>
    <w:uiPriority w:val="9"/>
    <w:unhideWhenUsed/>
    <w:qFormat/>
    <w:rsid w:val="000A2891"/>
    <w:pPr>
      <w:numPr>
        <w:ilvl w:val="5"/>
      </w:numPr>
      <w:outlineLvl w:val="4"/>
    </w:pPr>
  </w:style>
  <w:style w:type="paragraph" w:styleId="Heading6">
    <w:name w:val="heading 6"/>
    <w:basedOn w:val="Normal"/>
    <w:next w:val="Normal"/>
    <w:link w:val="Heading6Char"/>
    <w:uiPriority w:val="9"/>
    <w:unhideWhenUsed/>
    <w:qFormat/>
    <w:rsid w:val="00E2664F"/>
    <w:pPr>
      <w:keepNext/>
      <w:keepLines/>
      <w:spacing w:before="200" w:after="0"/>
      <w:outlineLvl w:val="5"/>
    </w:pPr>
    <w:rPr>
      <w:rFonts w:asciiTheme="majorHAnsi" w:eastAsiaTheme="majorEastAsia" w:hAnsiTheme="majorHAnsi" w:cstheme="majorBidi"/>
      <w:i/>
      <w:iCs/>
      <w:color w:val="292944" w:themeColor="accent1" w:themeShade="7F"/>
    </w:rPr>
  </w:style>
  <w:style w:type="paragraph" w:styleId="Heading7">
    <w:name w:val="heading 7"/>
    <w:basedOn w:val="Normal"/>
    <w:next w:val="Normal"/>
    <w:link w:val="Heading7Char"/>
    <w:uiPriority w:val="9"/>
    <w:semiHidden/>
    <w:unhideWhenUsed/>
    <w:qFormat/>
    <w:rsid w:val="00E2664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664F"/>
    <w:pPr>
      <w:keepNext/>
      <w:keepLines/>
      <w:spacing w:before="200" w:after="0"/>
      <w:outlineLvl w:val="7"/>
    </w:pPr>
    <w:rPr>
      <w:rFonts w:asciiTheme="majorHAnsi" w:eastAsiaTheme="majorEastAsia" w:hAnsiTheme="majorHAnsi" w:cstheme="majorBidi"/>
      <w:color w:val="53548A" w:themeColor="accent1"/>
      <w:sz w:val="20"/>
      <w:szCs w:val="20"/>
    </w:rPr>
  </w:style>
  <w:style w:type="paragraph" w:styleId="Heading9">
    <w:name w:val="heading 9"/>
    <w:basedOn w:val="Normal"/>
    <w:next w:val="Normal"/>
    <w:link w:val="Heading9Char"/>
    <w:uiPriority w:val="9"/>
    <w:semiHidden/>
    <w:unhideWhenUsed/>
    <w:qFormat/>
    <w:rsid w:val="00E2664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F39"/>
    <w:rPr>
      <w:rFonts w:asciiTheme="majorHAnsi" w:eastAsiaTheme="majorEastAsia" w:hAnsiTheme="majorHAnsi" w:cstheme="majorBidi"/>
      <w:b/>
      <w:bCs/>
      <w:color w:val="3E3E67" w:themeColor="accent1" w:themeShade="BF"/>
      <w:sz w:val="32"/>
      <w:szCs w:val="28"/>
      <w:lang w:val="en-ZA"/>
    </w:rPr>
  </w:style>
  <w:style w:type="character" w:customStyle="1" w:styleId="Heading2Char">
    <w:name w:val="Heading 2 Char"/>
    <w:basedOn w:val="DefaultParagraphFont"/>
    <w:link w:val="Heading2"/>
    <w:uiPriority w:val="9"/>
    <w:rsid w:val="0051215E"/>
    <w:rPr>
      <w:rFonts w:asciiTheme="majorHAnsi" w:eastAsiaTheme="majorEastAsia" w:hAnsiTheme="majorHAnsi" w:cstheme="majorBidi"/>
      <w:b/>
      <w:bCs/>
      <w:color w:val="53548A" w:themeColor="accent1"/>
      <w:sz w:val="28"/>
      <w:szCs w:val="26"/>
      <w:u w:val="single"/>
      <w:lang w:val="en-ZA"/>
    </w:rPr>
  </w:style>
  <w:style w:type="character" w:customStyle="1" w:styleId="Heading3Char">
    <w:name w:val="Heading 3 Char"/>
    <w:basedOn w:val="DefaultParagraphFont"/>
    <w:link w:val="Heading3"/>
    <w:uiPriority w:val="9"/>
    <w:rsid w:val="00FE4BD8"/>
    <w:rPr>
      <w:rFonts w:asciiTheme="majorHAnsi" w:eastAsiaTheme="majorEastAsia" w:hAnsiTheme="majorHAnsi" w:cstheme="majorBidi"/>
      <w:b/>
      <w:bCs/>
      <w:color w:val="53548A" w:themeColor="accent1"/>
      <w:sz w:val="26"/>
      <w:lang w:val="en-ZA"/>
    </w:rPr>
  </w:style>
  <w:style w:type="character" w:customStyle="1" w:styleId="Heading4Char">
    <w:name w:val="Heading 4 Char"/>
    <w:basedOn w:val="DefaultParagraphFont"/>
    <w:link w:val="Heading4"/>
    <w:uiPriority w:val="9"/>
    <w:rsid w:val="005C58A6"/>
    <w:rPr>
      <w:rFonts w:asciiTheme="majorHAnsi" w:eastAsiaTheme="majorEastAsia" w:hAnsiTheme="majorHAnsi" w:cstheme="majorBidi"/>
      <w:b/>
      <w:bCs/>
      <w:i/>
      <w:iCs/>
      <w:color w:val="53548A" w:themeColor="accent1"/>
      <w:sz w:val="24"/>
      <w:lang w:val="en-ZA"/>
    </w:rPr>
  </w:style>
  <w:style w:type="character" w:customStyle="1" w:styleId="Heading5Char">
    <w:name w:val="Heading 5 Char"/>
    <w:basedOn w:val="DefaultParagraphFont"/>
    <w:link w:val="Heading5"/>
    <w:uiPriority w:val="9"/>
    <w:rsid w:val="000A2891"/>
    <w:rPr>
      <w:rFonts w:asciiTheme="majorHAnsi" w:eastAsiaTheme="majorEastAsia" w:hAnsiTheme="majorHAnsi" w:cstheme="majorBidi"/>
      <w:b/>
      <w:bCs/>
      <w:i/>
      <w:iCs/>
      <w:color w:val="53548A" w:themeColor="accent1"/>
      <w:lang w:val="en-ZA"/>
    </w:rPr>
  </w:style>
  <w:style w:type="character" w:customStyle="1" w:styleId="Heading6Char">
    <w:name w:val="Heading 6 Char"/>
    <w:basedOn w:val="DefaultParagraphFont"/>
    <w:link w:val="Heading6"/>
    <w:uiPriority w:val="9"/>
    <w:rsid w:val="00E2664F"/>
    <w:rPr>
      <w:rFonts w:asciiTheme="majorHAnsi" w:eastAsiaTheme="majorEastAsia" w:hAnsiTheme="majorHAnsi" w:cstheme="majorBidi"/>
      <w:i/>
      <w:iCs/>
      <w:color w:val="292944" w:themeColor="accent1" w:themeShade="7F"/>
    </w:rPr>
  </w:style>
  <w:style w:type="character" w:customStyle="1" w:styleId="Heading7Char">
    <w:name w:val="Heading 7 Char"/>
    <w:basedOn w:val="DefaultParagraphFont"/>
    <w:link w:val="Heading7"/>
    <w:uiPriority w:val="9"/>
    <w:rsid w:val="00E2664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2664F"/>
    <w:rPr>
      <w:rFonts w:asciiTheme="majorHAnsi" w:eastAsiaTheme="majorEastAsia" w:hAnsiTheme="majorHAnsi" w:cstheme="majorBidi"/>
      <w:color w:val="53548A" w:themeColor="accent1"/>
      <w:sz w:val="20"/>
      <w:szCs w:val="20"/>
    </w:rPr>
  </w:style>
  <w:style w:type="character" w:customStyle="1" w:styleId="Heading9Char">
    <w:name w:val="Heading 9 Char"/>
    <w:basedOn w:val="DefaultParagraphFont"/>
    <w:link w:val="Heading9"/>
    <w:uiPriority w:val="9"/>
    <w:rsid w:val="00E2664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rsid w:val="00806996"/>
    <w:pPr>
      <w:pBdr>
        <w:bottom w:val="single" w:sz="8" w:space="4" w:color="53548A" w:themeColor="accent1"/>
      </w:pBdr>
      <w:spacing w:after="300" w:line="240" w:lineRule="auto"/>
      <w:contextualSpacing/>
      <w:jc w:val="center"/>
    </w:pPr>
    <w:rPr>
      <w:rFonts w:asciiTheme="majorHAnsi" w:eastAsiaTheme="majorEastAsia" w:hAnsiTheme="majorHAnsi" w:cstheme="majorBidi"/>
      <w:color w:val="313240" w:themeColor="text2" w:themeShade="BF"/>
      <w:spacing w:val="5"/>
      <w:kern w:val="28"/>
      <w:sz w:val="48"/>
      <w:szCs w:val="48"/>
    </w:rPr>
  </w:style>
  <w:style w:type="character" w:customStyle="1" w:styleId="TitleChar">
    <w:name w:val="Title Char"/>
    <w:basedOn w:val="DefaultParagraphFont"/>
    <w:link w:val="Title"/>
    <w:uiPriority w:val="10"/>
    <w:rsid w:val="00806996"/>
    <w:rPr>
      <w:rFonts w:asciiTheme="majorHAnsi" w:eastAsiaTheme="majorEastAsia" w:hAnsiTheme="majorHAnsi" w:cstheme="majorBidi"/>
      <w:color w:val="313240" w:themeColor="text2" w:themeShade="BF"/>
      <w:spacing w:val="5"/>
      <w:kern w:val="28"/>
      <w:sz w:val="48"/>
      <w:szCs w:val="48"/>
      <w:lang w:val="en-ZA"/>
    </w:rPr>
  </w:style>
  <w:style w:type="paragraph" w:styleId="Subtitle">
    <w:name w:val="Subtitle"/>
    <w:basedOn w:val="Normal"/>
    <w:next w:val="Normal"/>
    <w:link w:val="SubtitleChar"/>
    <w:uiPriority w:val="11"/>
    <w:rsid w:val="00806996"/>
    <w:pPr>
      <w:numPr>
        <w:ilvl w:val="1"/>
      </w:numPr>
      <w:jc w:val="center"/>
    </w:pPr>
    <w:rPr>
      <w:rFonts w:asciiTheme="majorHAnsi" w:eastAsiaTheme="majorEastAsia" w:hAnsiTheme="majorHAnsi" w:cstheme="majorBidi"/>
      <w:i/>
      <w:iCs/>
      <w:color w:val="53548A" w:themeColor="accent1"/>
      <w:spacing w:val="15"/>
      <w:sz w:val="32"/>
      <w:szCs w:val="32"/>
    </w:rPr>
  </w:style>
  <w:style w:type="character" w:customStyle="1" w:styleId="SubtitleChar">
    <w:name w:val="Subtitle Char"/>
    <w:basedOn w:val="DefaultParagraphFont"/>
    <w:link w:val="Subtitle"/>
    <w:uiPriority w:val="11"/>
    <w:rsid w:val="00806996"/>
    <w:rPr>
      <w:rFonts w:asciiTheme="majorHAnsi" w:eastAsiaTheme="majorEastAsia" w:hAnsiTheme="majorHAnsi" w:cstheme="majorBidi"/>
      <w:i/>
      <w:iCs/>
      <w:color w:val="53548A" w:themeColor="accent1"/>
      <w:spacing w:val="15"/>
      <w:sz w:val="32"/>
      <w:szCs w:val="32"/>
      <w:lang w:val="en-ZA"/>
    </w:rPr>
  </w:style>
  <w:style w:type="character" w:styleId="Strong">
    <w:name w:val="Strong"/>
    <w:basedOn w:val="DefaultParagraphFont"/>
    <w:uiPriority w:val="22"/>
    <w:qFormat/>
    <w:rsid w:val="00E2664F"/>
    <w:rPr>
      <w:b/>
      <w:bCs/>
    </w:rPr>
  </w:style>
  <w:style w:type="character" w:styleId="Emphasis">
    <w:name w:val="Emphasis"/>
    <w:basedOn w:val="DefaultParagraphFont"/>
    <w:uiPriority w:val="20"/>
    <w:qFormat/>
    <w:rsid w:val="00847FEC"/>
    <w:rPr>
      <w:b/>
      <w:i/>
      <w:iCs/>
    </w:rPr>
  </w:style>
  <w:style w:type="paragraph" w:styleId="NoSpacing">
    <w:name w:val="No Spacing"/>
    <w:link w:val="NoSpacingChar"/>
    <w:uiPriority w:val="1"/>
    <w:qFormat/>
    <w:rsid w:val="00294A42"/>
    <w:pPr>
      <w:spacing w:after="120" w:line="240" w:lineRule="auto"/>
    </w:pPr>
    <w:rPr>
      <w:sz w:val="24"/>
    </w:rPr>
  </w:style>
  <w:style w:type="paragraph" w:styleId="ListParagraph">
    <w:name w:val="List Paragraph"/>
    <w:basedOn w:val="Normal"/>
    <w:uiPriority w:val="34"/>
    <w:rsid w:val="00E2664F"/>
    <w:pPr>
      <w:ind w:left="720"/>
      <w:contextualSpacing/>
    </w:pPr>
  </w:style>
  <w:style w:type="paragraph" w:styleId="Quote">
    <w:name w:val="Quote"/>
    <w:basedOn w:val="Normal"/>
    <w:next w:val="Normal"/>
    <w:link w:val="QuoteChar"/>
    <w:uiPriority w:val="29"/>
    <w:rsid w:val="00E2664F"/>
    <w:rPr>
      <w:i/>
      <w:iCs/>
      <w:color w:val="000000" w:themeColor="text1"/>
    </w:rPr>
  </w:style>
  <w:style w:type="character" w:customStyle="1" w:styleId="QuoteChar">
    <w:name w:val="Quote Char"/>
    <w:basedOn w:val="DefaultParagraphFont"/>
    <w:link w:val="Quote"/>
    <w:uiPriority w:val="29"/>
    <w:rsid w:val="00E2664F"/>
    <w:rPr>
      <w:i/>
      <w:iCs/>
      <w:color w:val="000000" w:themeColor="text1"/>
    </w:rPr>
  </w:style>
  <w:style w:type="paragraph" w:styleId="IntenseQuote">
    <w:name w:val="Intense Quote"/>
    <w:basedOn w:val="Normal"/>
    <w:next w:val="Normal"/>
    <w:link w:val="IntenseQuoteChar"/>
    <w:uiPriority w:val="30"/>
    <w:rsid w:val="00E2664F"/>
    <w:pPr>
      <w:pBdr>
        <w:bottom w:val="single" w:sz="4" w:space="4" w:color="53548A" w:themeColor="accent1"/>
      </w:pBdr>
      <w:spacing w:before="200" w:after="280"/>
      <w:ind w:left="936" w:right="936"/>
    </w:pPr>
    <w:rPr>
      <w:b/>
      <w:bCs/>
      <w:i/>
      <w:iCs/>
      <w:color w:val="53548A" w:themeColor="accent1"/>
    </w:rPr>
  </w:style>
  <w:style w:type="character" w:customStyle="1" w:styleId="IntenseQuoteChar">
    <w:name w:val="Intense Quote Char"/>
    <w:basedOn w:val="DefaultParagraphFont"/>
    <w:link w:val="IntenseQuote"/>
    <w:uiPriority w:val="30"/>
    <w:rsid w:val="00E2664F"/>
    <w:rPr>
      <w:b/>
      <w:bCs/>
      <w:i/>
      <w:iCs/>
      <w:color w:val="53548A" w:themeColor="accent1"/>
    </w:rPr>
  </w:style>
  <w:style w:type="character" w:styleId="SubtleEmphasis">
    <w:name w:val="Subtle Emphasis"/>
    <w:basedOn w:val="DefaultParagraphFont"/>
    <w:uiPriority w:val="19"/>
    <w:rsid w:val="00E2664F"/>
    <w:rPr>
      <w:i/>
      <w:iCs/>
      <w:color w:val="808080" w:themeColor="text1" w:themeTint="7F"/>
    </w:rPr>
  </w:style>
  <w:style w:type="character" w:styleId="IntenseEmphasis">
    <w:name w:val="Intense Emphasis"/>
    <w:basedOn w:val="DefaultParagraphFont"/>
    <w:uiPriority w:val="21"/>
    <w:rsid w:val="00E2664F"/>
    <w:rPr>
      <w:b/>
      <w:bCs/>
      <w:i/>
      <w:iCs/>
      <w:color w:val="53548A" w:themeColor="accent1"/>
    </w:rPr>
  </w:style>
  <w:style w:type="character" w:styleId="SubtleReference">
    <w:name w:val="Subtle Reference"/>
    <w:basedOn w:val="DefaultParagraphFont"/>
    <w:uiPriority w:val="31"/>
    <w:qFormat/>
    <w:rsid w:val="00847FEC"/>
    <w:rPr>
      <w:color w:val="438086" w:themeColor="accent2"/>
      <w:u w:val="single"/>
    </w:rPr>
  </w:style>
  <w:style w:type="character" w:styleId="IntenseReference">
    <w:name w:val="Intense Reference"/>
    <w:basedOn w:val="DefaultParagraphFont"/>
    <w:uiPriority w:val="32"/>
    <w:rsid w:val="00E2664F"/>
    <w:rPr>
      <w:b/>
      <w:bCs/>
      <w:smallCaps/>
      <w:color w:val="438086" w:themeColor="accent2"/>
      <w:spacing w:val="5"/>
      <w:u w:val="single"/>
    </w:rPr>
  </w:style>
  <w:style w:type="character" w:styleId="BookTitle">
    <w:name w:val="Book Title"/>
    <w:basedOn w:val="DefaultParagraphFont"/>
    <w:uiPriority w:val="33"/>
    <w:rsid w:val="00E2664F"/>
    <w:rPr>
      <w:b/>
      <w:bCs/>
      <w:smallCaps/>
      <w:spacing w:val="5"/>
    </w:rPr>
  </w:style>
  <w:style w:type="paragraph" w:styleId="TOCHeading">
    <w:name w:val="TOC Heading"/>
    <w:basedOn w:val="Heading1"/>
    <w:next w:val="Normal"/>
    <w:uiPriority w:val="39"/>
    <w:semiHidden/>
    <w:unhideWhenUsed/>
    <w:qFormat/>
    <w:rsid w:val="00E2664F"/>
    <w:pPr>
      <w:outlineLvl w:val="9"/>
    </w:pPr>
  </w:style>
  <w:style w:type="paragraph" w:styleId="Caption">
    <w:name w:val="caption"/>
    <w:basedOn w:val="Normal"/>
    <w:next w:val="Normal"/>
    <w:uiPriority w:val="35"/>
    <w:unhideWhenUsed/>
    <w:rsid w:val="00E2664F"/>
    <w:pPr>
      <w:spacing w:line="240" w:lineRule="auto"/>
    </w:pPr>
    <w:rPr>
      <w:b/>
      <w:bCs/>
      <w:color w:val="53548A" w:themeColor="accent1"/>
      <w:sz w:val="18"/>
      <w:szCs w:val="18"/>
    </w:rPr>
  </w:style>
  <w:style w:type="character" w:customStyle="1" w:styleId="NoSpacingChar">
    <w:name w:val="No Spacing Char"/>
    <w:basedOn w:val="DefaultParagraphFont"/>
    <w:link w:val="NoSpacing"/>
    <w:uiPriority w:val="1"/>
    <w:rsid w:val="00294A42"/>
    <w:rPr>
      <w:sz w:val="24"/>
    </w:rPr>
  </w:style>
  <w:style w:type="paragraph" w:customStyle="1" w:styleId="ReferencesHeading">
    <w:name w:val="References Heading"/>
    <w:basedOn w:val="Subtitle"/>
    <w:link w:val="ReferencesHeadingChar"/>
    <w:rsid w:val="00EC0D40"/>
    <w:rPr>
      <w:color w:val="438086" w:themeColor="accent2"/>
      <w:u w:val="single"/>
    </w:rPr>
  </w:style>
  <w:style w:type="character" w:styleId="Hyperlink">
    <w:name w:val="Hyperlink"/>
    <w:basedOn w:val="DefaultParagraphFont"/>
    <w:uiPriority w:val="99"/>
    <w:unhideWhenUsed/>
    <w:rsid w:val="003008F4"/>
    <w:rPr>
      <w:color w:val="000000" w:themeColor="text1"/>
      <w:u w:val="single"/>
    </w:rPr>
  </w:style>
  <w:style w:type="character" w:customStyle="1" w:styleId="ReferencesHeadingChar">
    <w:name w:val="References Heading Char"/>
    <w:basedOn w:val="SubtitleChar"/>
    <w:link w:val="ReferencesHeading"/>
    <w:rsid w:val="00EC0D40"/>
    <w:rPr>
      <w:rFonts w:asciiTheme="majorHAnsi" w:eastAsiaTheme="majorEastAsia" w:hAnsiTheme="majorHAnsi" w:cstheme="majorBidi"/>
      <w:i/>
      <w:iCs/>
      <w:color w:val="438086" w:themeColor="accent2"/>
      <w:spacing w:val="15"/>
      <w:sz w:val="32"/>
      <w:szCs w:val="32"/>
      <w:u w:val="single"/>
      <w:lang w:val="en-ZA"/>
    </w:rPr>
  </w:style>
  <w:style w:type="paragraph" w:styleId="Footer">
    <w:name w:val="footer"/>
    <w:basedOn w:val="Normal"/>
    <w:link w:val="FooterChar"/>
    <w:uiPriority w:val="99"/>
    <w:unhideWhenUsed/>
    <w:rsid w:val="002143E9"/>
    <w:pPr>
      <w:tabs>
        <w:tab w:val="center" w:pos="4320"/>
        <w:tab w:val="right" w:pos="8640"/>
      </w:tabs>
      <w:spacing w:line="276" w:lineRule="auto"/>
      <w:jc w:val="left"/>
    </w:pPr>
    <w:rPr>
      <w:lang w:val="en-US" w:bidi="ar-SA"/>
    </w:rPr>
  </w:style>
  <w:style w:type="character" w:customStyle="1" w:styleId="FooterChar">
    <w:name w:val="Footer Char"/>
    <w:basedOn w:val="DefaultParagraphFont"/>
    <w:link w:val="Footer"/>
    <w:uiPriority w:val="99"/>
    <w:rsid w:val="002143E9"/>
    <w:rPr>
      <w:lang w:bidi="ar-SA"/>
    </w:rPr>
  </w:style>
  <w:style w:type="paragraph" w:styleId="Header">
    <w:name w:val="header"/>
    <w:basedOn w:val="Normal"/>
    <w:link w:val="HeaderChar"/>
    <w:uiPriority w:val="99"/>
    <w:semiHidden/>
    <w:unhideWhenUsed/>
    <w:rsid w:val="002143E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143E9"/>
    <w:rPr>
      <w:sz w:val="24"/>
      <w:lang w:val="en-ZA"/>
    </w:rPr>
  </w:style>
  <w:style w:type="character" w:styleId="PlaceholderText">
    <w:name w:val="Placeholder Text"/>
    <w:basedOn w:val="DefaultParagraphFont"/>
    <w:uiPriority w:val="99"/>
    <w:semiHidden/>
    <w:rsid w:val="002C26B3"/>
    <w:rPr>
      <w:color w:val="808080"/>
    </w:rPr>
  </w:style>
  <w:style w:type="paragraph" w:styleId="BalloonText">
    <w:name w:val="Balloon Text"/>
    <w:basedOn w:val="Normal"/>
    <w:link w:val="BalloonTextChar"/>
    <w:uiPriority w:val="99"/>
    <w:semiHidden/>
    <w:unhideWhenUsed/>
    <w:rsid w:val="002C2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6B3"/>
    <w:rPr>
      <w:rFonts w:ascii="Tahoma" w:hAnsi="Tahoma" w:cs="Tahoma"/>
      <w:sz w:val="16"/>
      <w:szCs w:val="16"/>
      <w:lang w:val="en-ZA"/>
    </w:rPr>
  </w:style>
  <w:style w:type="paragraph" w:customStyle="1" w:styleId="Equation">
    <w:name w:val="Equation"/>
    <w:basedOn w:val="Normal"/>
    <w:link w:val="EquationChar"/>
    <w:rsid w:val="00763820"/>
    <w:pPr>
      <w:ind w:left="851"/>
      <w:jc w:val="left"/>
    </w:pPr>
    <w:rPr>
      <w:rFonts w:ascii="Cambria Math" w:hAnsi="Cambria Math"/>
      <w:i/>
    </w:rPr>
  </w:style>
  <w:style w:type="table" w:styleId="TableGrid">
    <w:name w:val="Table Grid"/>
    <w:basedOn w:val="TableNormal"/>
    <w:uiPriority w:val="59"/>
    <w:rsid w:val="004E30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quationChar">
    <w:name w:val="Equation Char"/>
    <w:basedOn w:val="DefaultParagraphFont"/>
    <w:link w:val="Equation"/>
    <w:rsid w:val="00763820"/>
    <w:rPr>
      <w:rFonts w:ascii="Cambria Math" w:hAnsi="Cambria Math"/>
      <w:i/>
      <w:sz w:val="24"/>
      <w:lang w:val="en-ZA"/>
    </w:rPr>
  </w:style>
  <w:style w:type="paragraph" w:styleId="TOC1">
    <w:name w:val="toc 1"/>
    <w:basedOn w:val="Normal"/>
    <w:next w:val="Normal"/>
    <w:autoRedefine/>
    <w:uiPriority w:val="39"/>
    <w:unhideWhenUsed/>
    <w:rsid w:val="005D59C5"/>
    <w:pPr>
      <w:spacing w:after="100"/>
    </w:pPr>
  </w:style>
  <w:style w:type="paragraph" w:styleId="TOC2">
    <w:name w:val="toc 2"/>
    <w:basedOn w:val="Normal"/>
    <w:next w:val="Normal"/>
    <w:autoRedefine/>
    <w:uiPriority w:val="39"/>
    <w:unhideWhenUsed/>
    <w:rsid w:val="005D59C5"/>
    <w:pPr>
      <w:spacing w:after="100"/>
      <w:ind w:left="240"/>
    </w:pPr>
  </w:style>
  <w:style w:type="paragraph" w:styleId="TOC3">
    <w:name w:val="toc 3"/>
    <w:basedOn w:val="Normal"/>
    <w:next w:val="Normal"/>
    <w:autoRedefine/>
    <w:uiPriority w:val="39"/>
    <w:unhideWhenUsed/>
    <w:rsid w:val="005D59C5"/>
    <w:pPr>
      <w:spacing w:after="100"/>
      <w:ind w:left="480"/>
    </w:pPr>
  </w:style>
  <w:style w:type="paragraph" w:customStyle="1" w:styleId="FakeHeading1">
    <w:name w:val="Fake Heading 1"/>
    <w:basedOn w:val="Normal"/>
    <w:link w:val="FakeHeading1Char"/>
    <w:qFormat/>
    <w:rsid w:val="00594F39"/>
    <w:rPr>
      <w:rFonts w:asciiTheme="majorHAnsi" w:hAnsiTheme="majorHAnsi"/>
      <w:b/>
      <w:color w:val="3E3E67" w:themeColor="accent1" w:themeShade="BF"/>
      <w:sz w:val="32"/>
      <w:szCs w:val="36"/>
    </w:rPr>
  </w:style>
  <w:style w:type="character" w:customStyle="1" w:styleId="FakeHeading1Char">
    <w:name w:val="Fake Heading 1 Char"/>
    <w:basedOn w:val="DefaultParagraphFont"/>
    <w:link w:val="FakeHeading1"/>
    <w:rsid w:val="00594F39"/>
    <w:rPr>
      <w:rFonts w:asciiTheme="majorHAnsi" w:hAnsiTheme="majorHAnsi"/>
      <w:b/>
      <w:color w:val="3E3E67" w:themeColor="accent1" w:themeShade="BF"/>
      <w:sz w:val="32"/>
      <w:szCs w:val="36"/>
      <w:lang w:val="en-ZA"/>
    </w:rPr>
  </w:style>
  <w:style w:type="paragraph" w:customStyle="1" w:styleId="EquationNumbers">
    <w:name w:val="Equation Numbers"/>
    <w:basedOn w:val="Normal"/>
    <w:link w:val="EquationNumbersChar"/>
    <w:qFormat/>
    <w:rsid w:val="001E44EA"/>
    <w:pPr>
      <w:numPr>
        <w:ilvl w:val="3"/>
        <w:numId w:val="8"/>
      </w:numPr>
      <w:jc w:val="left"/>
    </w:pPr>
    <w:rPr>
      <w:szCs w:val="24"/>
    </w:rPr>
  </w:style>
  <w:style w:type="character" w:styleId="FollowedHyperlink">
    <w:name w:val="FollowedHyperlink"/>
    <w:basedOn w:val="DefaultParagraphFont"/>
    <w:uiPriority w:val="99"/>
    <w:semiHidden/>
    <w:unhideWhenUsed/>
    <w:rsid w:val="00BF5294"/>
    <w:rPr>
      <w:color w:val="C2A874" w:themeColor="followedHyperlink"/>
      <w:u w:val="single"/>
    </w:rPr>
  </w:style>
  <w:style w:type="character" w:customStyle="1" w:styleId="EquationNumbersChar">
    <w:name w:val="Equation Numbers Char"/>
    <w:basedOn w:val="DefaultParagraphFont"/>
    <w:link w:val="EquationNumbers"/>
    <w:rsid w:val="001E44EA"/>
    <w:rPr>
      <w:sz w:val="24"/>
      <w:szCs w:val="24"/>
      <w:lang w:val="en-ZA"/>
    </w:rPr>
  </w:style>
  <w:style w:type="paragraph" w:styleId="HTMLPreformatted">
    <w:name w:val="HTML Preformatted"/>
    <w:basedOn w:val="Normal"/>
    <w:link w:val="HTMLPreformattedChar"/>
    <w:uiPriority w:val="99"/>
    <w:semiHidden/>
    <w:unhideWhenUsed/>
    <w:rsid w:val="00FF6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ZA" w:bidi="ar-SA"/>
    </w:rPr>
  </w:style>
  <w:style w:type="character" w:customStyle="1" w:styleId="HTMLPreformattedChar">
    <w:name w:val="HTML Preformatted Char"/>
    <w:basedOn w:val="DefaultParagraphFont"/>
    <w:link w:val="HTMLPreformatted"/>
    <w:uiPriority w:val="99"/>
    <w:semiHidden/>
    <w:rsid w:val="00FF6E42"/>
    <w:rPr>
      <w:rFonts w:ascii="Courier New" w:eastAsia="Times New Roman" w:hAnsi="Courier New" w:cs="Courier New"/>
      <w:sz w:val="20"/>
      <w:szCs w:val="20"/>
      <w:lang w:val="en-ZA" w:eastAsia="en-ZA" w:bidi="ar-SA"/>
    </w:rPr>
  </w:style>
  <w:style w:type="paragraph" w:customStyle="1" w:styleId="Code">
    <w:name w:val="Code"/>
    <w:basedOn w:val="Normal"/>
    <w:link w:val="CodeChar"/>
    <w:qFormat/>
    <w:rsid w:val="006A1497"/>
    <w:pPr>
      <w:autoSpaceDE w:val="0"/>
      <w:autoSpaceDN w:val="0"/>
      <w:adjustRightInd w:val="0"/>
      <w:spacing w:after="0" w:line="240" w:lineRule="auto"/>
      <w:jc w:val="left"/>
    </w:pPr>
    <w:rPr>
      <w:rFonts w:ascii="Courier New" w:hAnsi="Courier New" w:cs="Courier New"/>
      <w:noProof/>
      <w:color w:val="000000"/>
      <w:sz w:val="16"/>
      <w:szCs w:val="16"/>
      <w:lang w:val="af-ZA" w:bidi="ar-SA"/>
    </w:rPr>
  </w:style>
  <w:style w:type="character" w:customStyle="1" w:styleId="CodeChar">
    <w:name w:val="Code Char"/>
    <w:basedOn w:val="DefaultParagraphFont"/>
    <w:link w:val="Code"/>
    <w:rsid w:val="006A1497"/>
    <w:rPr>
      <w:rFonts w:ascii="Courier New" w:hAnsi="Courier New" w:cs="Courier New"/>
      <w:noProof/>
      <w:color w:val="000000"/>
      <w:sz w:val="16"/>
      <w:szCs w:val="16"/>
      <w:lang w:val="af-ZA" w:bidi="ar-SA"/>
    </w:rPr>
  </w:style>
  <w:style w:type="table" w:customStyle="1" w:styleId="LightShading-Accent11">
    <w:name w:val="Light Shading - Accent 11"/>
    <w:basedOn w:val="TableNormal"/>
    <w:uiPriority w:val="60"/>
    <w:rsid w:val="00491DB9"/>
    <w:pPr>
      <w:spacing w:after="0" w:line="240" w:lineRule="auto"/>
    </w:pPr>
    <w:rPr>
      <w:color w:val="3E3E67" w:themeColor="accent1" w:themeShade="BF"/>
    </w:rPr>
    <w:tblPr>
      <w:tblStyleRowBandSize w:val="1"/>
      <w:tblStyleColBandSize w:val="1"/>
      <w:tblInd w:w="0" w:type="dxa"/>
      <w:tblBorders>
        <w:top w:val="single" w:sz="8" w:space="0" w:color="53548A" w:themeColor="accent1"/>
        <w:bottom w:val="single" w:sz="8" w:space="0" w:color="53548A"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3548A" w:themeColor="accent1"/>
          <w:left w:val="nil"/>
          <w:bottom w:val="single" w:sz="8" w:space="0" w:color="53548A" w:themeColor="accent1"/>
          <w:right w:val="nil"/>
          <w:insideH w:val="nil"/>
          <w:insideV w:val="nil"/>
        </w:tcBorders>
      </w:tcPr>
    </w:tblStylePr>
    <w:tblStylePr w:type="lastRow">
      <w:pPr>
        <w:spacing w:before="0" w:after="0" w:line="240" w:lineRule="auto"/>
      </w:pPr>
      <w:rPr>
        <w:b/>
        <w:bCs/>
      </w:rPr>
      <w:tblPr/>
      <w:tcPr>
        <w:tcBorders>
          <w:top w:val="single" w:sz="8" w:space="0" w:color="53548A" w:themeColor="accent1"/>
          <w:left w:val="nil"/>
          <w:bottom w:val="single" w:sz="8" w:space="0" w:color="53548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D2E4" w:themeFill="accent1" w:themeFillTint="3F"/>
      </w:tcPr>
    </w:tblStylePr>
    <w:tblStylePr w:type="band1Horz">
      <w:tblPr/>
      <w:tcPr>
        <w:tcBorders>
          <w:left w:val="nil"/>
          <w:right w:val="nil"/>
          <w:insideH w:val="nil"/>
          <w:insideV w:val="nil"/>
        </w:tcBorders>
        <w:shd w:val="clear" w:color="auto" w:fill="D2D2E4" w:themeFill="accent1" w:themeFillTint="3F"/>
      </w:tcPr>
    </w:tblStylePr>
  </w:style>
  <w:style w:type="paragraph" w:styleId="TableofFigures">
    <w:name w:val="table of figures"/>
    <w:basedOn w:val="Normal"/>
    <w:next w:val="Normal"/>
    <w:uiPriority w:val="99"/>
    <w:unhideWhenUsed/>
    <w:rsid w:val="003570AF"/>
    <w:pPr>
      <w:spacing w:after="0"/>
    </w:pPr>
  </w:style>
  <w:style w:type="character" w:customStyle="1" w:styleId="nd-word">
    <w:name w:val="nd-word"/>
    <w:basedOn w:val="DefaultParagraphFont"/>
    <w:rsid w:val="00447AB7"/>
  </w:style>
  <w:style w:type="character" w:styleId="HTMLCite">
    <w:name w:val="HTML Cite"/>
    <w:basedOn w:val="DefaultParagraphFont"/>
    <w:uiPriority w:val="99"/>
    <w:semiHidden/>
    <w:unhideWhenUsed/>
    <w:rsid w:val="00C93272"/>
    <w:rPr>
      <w:i/>
      <w:iCs/>
    </w:rPr>
  </w:style>
  <w:style w:type="paragraph" w:styleId="NormalWeb">
    <w:name w:val="Normal (Web)"/>
    <w:basedOn w:val="Normal"/>
    <w:uiPriority w:val="99"/>
    <w:semiHidden/>
    <w:unhideWhenUsed/>
    <w:rsid w:val="00322E5D"/>
    <w:pPr>
      <w:spacing w:before="100" w:beforeAutospacing="1" w:after="100" w:afterAutospacing="1" w:line="240" w:lineRule="auto"/>
      <w:jc w:val="left"/>
    </w:pPr>
    <w:rPr>
      <w:rFonts w:ascii="Times New Roman" w:eastAsia="Times New Roman" w:hAnsi="Times New Roman" w:cs="Times New Roman"/>
      <w:szCs w:val="24"/>
      <w:lang w:eastAsia="en-ZA" w:bidi="ar-SA"/>
    </w:rPr>
  </w:style>
  <w:style w:type="table" w:styleId="MediumList1-Accent1">
    <w:name w:val="Medium List 1 Accent 1"/>
    <w:basedOn w:val="TableNormal"/>
    <w:uiPriority w:val="65"/>
    <w:rsid w:val="00C906A0"/>
    <w:pPr>
      <w:spacing w:after="0" w:line="240" w:lineRule="auto"/>
    </w:pPr>
    <w:rPr>
      <w:color w:val="000000" w:themeColor="text1"/>
    </w:rPr>
    <w:tblPr>
      <w:tblStyleRowBandSize w:val="1"/>
      <w:tblStyleColBandSize w:val="1"/>
      <w:tblInd w:w="0" w:type="dxa"/>
      <w:tblBorders>
        <w:top w:val="single" w:sz="8" w:space="0" w:color="53548A" w:themeColor="accent1"/>
        <w:bottom w:val="single" w:sz="8" w:space="0" w:color="53548A"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3548A" w:themeColor="accent1"/>
        </w:tcBorders>
      </w:tcPr>
    </w:tblStylePr>
    <w:tblStylePr w:type="lastRow">
      <w:rPr>
        <w:b/>
        <w:bCs/>
        <w:color w:val="424456" w:themeColor="text2"/>
      </w:rPr>
      <w:tblPr/>
      <w:tcPr>
        <w:tcBorders>
          <w:top w:val="single" w:sz="8" w:space="0" w:color="53548A" w:themeColor="accent1"/>
          <w:bottom w:val="single" w:sz="8" w:space="0" w:color="53548A" w:themeColor="accent1"/>
        </w:tcBorders>
      </w:tcPr>
    </w:tblStylePr>
    <w:tblStylePr w:type="firstCol">
      <w:rPr>
        <w:b/>
        <w:bCs/>
      </w:rPr>
    </w:tblStylePr>
    <w:tblStylePr w:type="lastCol">
      <w:rPr>
        <w:b/>
        <w:bCs/>
      </w:rPr>
      <w:tblPr/>
      <w:tcPr>
        <w:tcBorders>
          <w:top w:val="single" w:sz="8" w:space="0" w:color="53548A" w:themeColor="accent1"/>
          <w:bottom w:val="single" w:sz="8" w:space="0" w:color="53548A" w:themeColor="accent1"/>
        </w:tcBorders>
      </w:tcPr>
    </w:tblStylePr>
    <w:tblStylePr w:type="band1Vert">
      <w:tblPr/>
      <w:tcPr>
        <w:shd w:val="clear" w:color="auto" w:fill="D2D2E4" w:themeFill="accent1" w:themeFillTint="3F"/>
      </w:tcPr>
    </w:tblStylePr>
    <w:tblStylePr w:type="band1Horz">
      <w:tblPr/>
      <w:tcPr>
        <w:shd w:val="clear" w:color="auto" w:fill="D2D2E4" w:themeFill="accent1" w:themeFillTint="3F"/>
      </w:tcPr>
    </w:tblStylePr>
  </w:style>
  <w:style w:type="character" w:styleId="CommentReference">
    <w:name w:val="annotation reference"/>
    <w:basedOn w:val="DefaultParagraphFont"/>
    <w:uiPriority w:val="99"/>
    <w:semiHidden/>
    <w:unhideWhenUsed/>
    <w:rsid w:val="00010B0E"/>
    <w:rPr>
      <w:sz w:val="16"/>
      <w:szCs w:val="16"/>
    </w:rPr>
  </w:style>
  <w:style w:type="paragraph" w:styleId="CommentText">
    <w:name w:val="annotation text"/>
    <w:basedOn w:val="Normal"/>
    <w:link w:val="CommentTextChar"/>
    <w:uiPriority w:val="99"/>
    <w:semiHidden/>
    <w:unhideWhenUsed/>
    <w:rsid w:val="00010B0E"/>
    <w:pPr>
      <w:spacing w:line="240" w:lineRule="auto"/>
    </w:pPr>
    <w:rPr>
      <w:sz w:val="20"/>
      <w:szCs w:val="20"/>
    </w:rPr>
  </w:style>
  <w:style w:type="character" w:customStyle="1" w:styleId="CommentTextChar">
    <w:name w:val="Comment Text Char"/>
    <w:basedOn w:val="DefaultParagraphFont"/>
    <w:link w:val="CommentText"/>
    <w:uiPriority w:val="99"/>
    <w:semiHidden/>
    <w:rsid w:val="00010B0E"/>
    <w:rPr>
      <w:sz w:val="20"/>
      <w:szCs w:val="20"/>
      <w:lang w:val="en-ZA"/>
    </w:rPr>
  </w:style>
  <w:style w:type="paragraph" w:styleId="CommentSubject">
    <w:name w:val="annotation subject"/>
    <w:basedOn w:val="CommentText"/>
    <w:next w:val="CommentText"/>
    <w:link w:val="CommentSubjectChar"/>
    <w:uiPriority w:val="99"/>
    <w:semiHidden/>
    <w:unhideWhenUsed/>
    <w:rsid w:val="00010B0E"/>
    <w:rPr>
      <w:b/>
      <w:bCs/>
    </w:rPr>
  </w:style>
  <w:style w:type="character" w:customStyle="1" w:styleId="CommentSubjectChar">
    <w:name w:val="Comment Subject Char"/>
    <w:basedOn w:val="CommentTextChar"/>
    <w:link w:val="CommentSubject"/>
    <w:uiPriority w:val="99"/>
    <w:semiHidden/>
    <w:rsid w:val="00010B0E"/>
    <w:rPr>
      <w:b/>
      <w:bC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08817">
      <w:bodyDiv w:val="1"/>
      <w:marLeft w:val="0"/>
      <w:marRight w:val="0"/>
      <w:marTop w:val="0"/>
      <w:marBottom w:val="0"/>
      <w:divBdr>
        <w:top w:val="none" w:sz="0" w:space="0" w:color="auto"/>
        <w:left w:val="none" w:sz="0" w:space="0" w:color="auto"/>
        <w:bottom w:val="none" w:sz="0" w:space="0" w:color="auto"/>
        <w:right w:val="none" w:sz="0" w:space="0" w:color="auto"/>
      </w:divBdr>
    </w:div>
    <w:div w:id="111628920">
      <w:bodyDiv w:val="1"/>
      <w:marLeft w:val="0"/>
      <w:marRight w:val="0"/>
      <w:marTop w:val="0"/>
      <w:marBottom w:val="0"/>
      <w:divBdr>
        <w:top w:val="none" w:sz="0" w:space="0" w:color="auto"/>
        <w:left w:val="none" w:sz="0" w:space="0" w:color="auto"/>
        <w:bottom w:val="none" w:sz="0" w:space="0" w:color="auto"/>
        <w:right w:val="none" w:sz="0" w:space="0" w:color="auto"/>
      </w:divBdr>
      <w:divsChild>
        <w:div w:id="5522837">
          <w:marLeft w:val="0"/>
          <w:marRight w:val="0"/>
          <w:marTop w:val="0"/>
          <w:marBottom w:val="0"/>
          <w:divBdr>
            <w:top w:val="none" w:sz="0" w:space="0" w:color="auto"/>
            <w:left w:val="none" w:sz="0" w:space="0" w:color="auto"/>
            <w:bottom w:val="none" w:sz="0" w:space="0" w:color="auto"/>
            <w:right w:val="none" w:sz="0" w:space="0" w:color="auto"/>
          </w:divBdr>
        </w:div>
        <w:div w:id="1185366154">
          <w:marLeft w:val="0"/>
          <w:marRight w:val="0"/>
          <w:marTop w:val="0"/>
          <w:marBottom w:val="0"/>
          <w:divBdr>
            <w:top w:val="none" w:sz="0" w:space="0" w:color="auto"/>
            <w:left w:val="none" w:sz="0" w:space="0" w:color="auto"/>
            <w:bottom w:val="none" w:sz="0" w:space="0" w:color="auto"/>
            <w:right w:val="none" w:sz="0" w:space="0" w:color="auto"/>
          </w:divBdr>
        </w:div>
      </w:divsChild>
    </w:div>
    <w:div w:id="127402977">
      <w:bodyDiv w:val="1"/>
      <w:marLeft w:val="0"/>
      <w:marRight w:val="0"/>
      <w:marTop w:val="0"/>
      <w:marBottom w:val="0"/>
      <w:divBdr>
        <w:top w:val="none" w:sz="0" w:space="0" w:color="auto"/>
        <w:left w:val="none" w:sz="0" w:space="0" w:color="auto"/>
        <w:bottom w:val="none" w:sz="0" w:space="0" w:color="auto"/>
        <w:right w:val="none" w:sz="0" w:space="0" w:color="auto"/>
      </w:divBdr>
    </w:div>
    <w:div w:id="158154976">
      <w:bodyDiv w:val="1"/>
      <w:marLeft w:val="0"/>
      <w:marRight w:val="0"/>
      <w:marTop w:val="0"/>
      <w:marBottom w:val="0"/>
      <w:divBdr>
        <w:top w:val="none" w:sz="0" w:space="0" w:color="auto"/>
        <w:left w:val="none" w:sz="0" w:space="0" w:color="auto"/>
        <w:bottom w:val="none" w:sz="0" w:space="0" w:color="auto"/>
        <w:right w:val="none" w:sz="0" w:space="0" w:color="auto"/>
      </w:divBdr>
    </w:div>
    <w:div w:id="237252417">
      <w:bodyDiv w:val="1"/>
      <w:marLeft w:val="0"/>
      <w:marRight w:val="0"/>
      <w:marTop w:val="0"/>
      <w:marBottom w:val="0"/>
      <w:divBdr>
        <w:top w:val="none" w:sz="0" w:space="0" w:color="auto"/>
        <w:left w:val="none" w:sz="0" w:space="0" w:color="auto"/>
        <w:bottom w:val="none" w:sz="0" w:space="0" w:color="auto"/>
        <w:right w:val="none" w:sz="0" w:space="0" w:color="auto"/>
      </w:divBdr>
    </w:div>
    <w:div w:id="422534105">
      <w:bodyDiv w:val="1"/>
      <w:marLeft w:val="0"/>
      <w:marRight w:val="0"/>
      <w:marTop w:val="0"/>
      <w:marBottom w:val="0"/>
      <w:divBdr>
        <w:top w:val="none" w:sz="0" w:space="0" w:color="auto"/>
        <w:left w:val="none" w:sz="0" w:space="0" w:color="auto"/>
        <w:bottom w:val="none" w:sz="0" w:space="0" w:color="auto"/>
        <w:right w:val="none" w:sz="0" w:space="0" w:color="auto"/>
      </w:divBdr>
    </w:div>
    <w:div w:id="456798296">
      <w:bodyDiv w:val="1"/>
      <w:marLeft w:val="0"/>
      <w:marRight w:val="0"/>
      <w:marTop w:val="0"/>
      <w:marBottom w:val="0"/>
      <w:divBdr>
        <w:top w:val="none" w:sz="0" w:space="0" w:color="auto"/>
        <w:left w:val="none" w:sz="0" w:space="0" w:color="auto"/>
        <w:bottom w:val="none" w:sz="0" w:space="0" w:color="auto"/>
        <w:right w:val="none" w:sz="0" w:space="0" w:color="auto"/>
      </w:divBdr>
    </w:div>
    <w:div w:id="547298987">
      <w:bodyDiv w:val="1"/>
      <w:marLeft w:val="0"/>
      <w:marRight w:val="0"/>
      <w:marTop w:val="0"/>
      <w:marBottom w:val="0"/>
      <w:divBdr>
        <w:top w:val="none" w:sz="0" w:space="0" w:color="auto"/>
        <w:left w:val="none" w:sz="0" w:space="0" w:color="auto"/>
        <w:bottom w:val="none" w:sz="0" w:space="0" w:color="auto"/>
        <w:right w:val="none" w:sz="0" w:space="0" w:color="auto"/>
      </w:divBdr>
      <w:divsChild>
        <w:div w:id="17589477">
          <w:marLeft w:val="547"/>
          <w:marRight w:val="0"/>
          <w:marTop w:val="106"/>
          <w:marBottom w:val="0"/>
          <w:divBdr>
            <w:top w:val="none" w:sz="0" w:space="0" w:color="auto"/>
            <w:left w:val="none" w:sz="0" w:space="0" w:color="auto"/>
            <w:bottom w:val="none" w:sz="0" w:space="0" w:color="auto"/>
            <w:right w:val="none" w:sz="0" w:space="0" w:color="auto"/>
          </w:divBdr>
        </w:div>
        <w:div w:id="1281257796">
          <w:marLeft w:val="547"/>
          <w:marRight w:val="0"/>
          <w:marTop w:val="106"/>
          <w:marBottom w:val="0"/>
          <w:divBdr>
            <w:top w:val="none" w:sz="0" w:space="0" w:color="auto"/>
            <w:left w:val="none" w:sz="0" w:space="0" w:color="auto"/>
            <w:bottom w:val="none" w:sz="0" w:space="0" w:color="auto"/>
            <w:right w:val="none" w:sz="0" w:space="0" w:color="auto"/>
          </w:divBdr>
        </w:div>
        <w:div w:id="1419868185">
          <w:marLeft w:val="1166"/>
          <w:marRight w:val="0"/>
          <w:marTop w:val="96"/>
          <w:marBottom w:val="0"/>
          <w:divBdr>
            <w:top w:val="none" w:sz="0" w:space="0" w:color="auto"/>
            <w:left w:val="none" w:sz="0" w:space="0" w:color="auto"/>
            <w:bottom w:val="none" w:sz="0" w:space="0" w:color="auto"/>
            <w:right w:val="none" w:sz="0" w:space="0" w:color="auto"/>
          </w:divBdr>
        </w:div>
        <w:div w:id="1759599101">
          <w:marLeft w:val="547"/>
          <w:marRight w:val="0"/>
          <w:marTop w:val="106"/>
          <w:marBottom w:val="0"/>
          <w:divBdr>
            <w:top w:val="none" w:sz="0" w:space="0" w:color="auto"/>
            <w:left w:val="none" w:sz="0" w:space="0" w:color="auto"/>
            <w:bottom w:val="none" w:sz="0" w:space="0" w:color="auto"/>
            <w:right w:val="none" w:sz="0" w:space="0" w:color="auto"/>
          </w:divBdr>
        </w:div>
        <w:div w:id="2028561789">
          <w:marLeft w:val="1166"/>
          <w:marRight w:val="0"/>
          <w:marTop w:val="96"/>
          <w:marBottom w:val="0"/>
          <w:divBdr>
            <w:top w:val="none" w:sz="0" w:space="0" w:color="auto"/>
            <w:left w:val="none" w:sz="0" w:space="0" w:color="auto"/>
            <w:bottom w:val="none" w:sz="0" w:space="0" w:color="auto"/>
            <w:right w:val="none" w:sz="0" w:space="0" w:color="auto"/>
          </w:divBdr>
        </w:div>
      </w:divsChild>
    </w:div>
    <w:div w:id="585965571">
      <w:bodyDiv w:val="1"/>
      <w:marLeft w:val="0"/>
      <w:marRight w:val="0"/>
      <w:marTop w:val="0"/>
      <w:marBottom w:val="0"/>
      <w:divBdr>
        <w:top w:val="none" w:sz="0" w:space="0" w:color="auto"/>
        <w:left w:val="none" w:sz="0" w:space="0" w:color="auto"/>
        <w:bottom w:val="none" w:sz="0" w:space="0" w:color="auto"/>
        <w:right w:val="none" w:sz="0" w:space="0" w:color="auto"/>
      </w:divBdr>
    </w:div>
    <w:div w:id="652488533">
      <w:bodyDiv w:val="1"/>
      <w:marLeft w:val="0"/>
      <w:marRight w:val="0"/>
      <w:marTop w:val="0"/>
      <w:marBottom w:val="0"/>
      <w:divBdr>
        <w:top w:val="none" w:sz="0" w:space="0" w:color="auto"/>
        <w:left w:val="none" w:sz="0" w:space="0" w:color="auto"/>
        <w:bottom w:val="none" w:sz="0" w:space="0" w:color="auto"/>
        <w:right w:val="none" w:sz="0" w:space="0" w:color="auto"/>
      </w:divBdr>
      <w:divsChild>
        <w:div w:id="23750853">
          <w:marLeft w:val="0"/>
          <w:marRight w:val="0"/>
          <w:marTop w:val="0"/>
          <w:marBottom w:val="0"/>
          <w:divBdr>
            <w:top w:val="none" w:sz="0" w:space="0" w:color="auto"/>
            <w:left w:val="none" w:sz="0" w:space="0" w:color="auto"/>
            <w:bottom w:val="none" w:sz="0" w:space="0" w:color="auto"/>
            <w:right w:val="none" w:sz="0" w:space="0" w:color="auto"/>
          </w:divBdr>
        </w:div>
        <w:div w:id="2125733984">
          <w:marLeft w:val="0"/>
          <w:marRight w:val="0"/>
          <w:marTop w:val="0"/>
          <w:marBottom w:val="0"/>
          <w:divBdr>
            <w:top w:val="none" w:sz="0" w:space="0" w:color="auto"/>
            <w:left w:val="none" w:sz="0" w:space="0" w:color="auto"/>
            <w:bottom w:val="none" w:sz="0" w:space="0" w:color="auto"/>
            <w:right w:val="none" w:sz="0" w:space="0" w:color="auto"/>
          </w:divBdr>
        </w:div>
      </w:divsChild>
    </w:div>
    <w:div w:id="704907596">
      <w:bodyDiv w:val="1"/>
      <w:marLeft w:val="0"/>
      <w:marRight w:val="0"/>
      <w:marTop w:val="0"/>
      <w:marBottom w:val="0"/>
      <w:divBdr>
        <w:top w:val="none" w:sz="0" w:space="0" w:color="auto"/>
        <w:left w:val="none" w:sz="0" w:space="0" w:color="auto"/>
        <w:bottom w:val="none" w:sz="0" w:space="0" w:color="auto"/>
        <w:right w:val="none" w:sz="0" w:space="0" w:color="auto"/>
      </w:divBdr>
    </w:div>
    <w:div w:id="770781769">
      <w:bodyDiv w:val="1"/>
      <w:marLeft w:val="0"/>
      <w:marRight w:val="0"/>
      <w:marTop w:val="0"/>
      <w:marBottom w:val="0"/>
      <w:divBdr>
        <w:top w:val="none" w:sz="0" w:space="0" w:color="auto"/>
        <w:left w:val="none" w:sz="0" w:space="0" w:color="auto"/>
        <w:bottom w:val="none" w:sz="0" w:space="0" w:color="auto"/>
        <w:right w:val="none" w:sz="0" w:space="0" w:color="auto"/>
      </w:divBdr>
      <w:divsChild>
        <w:div w:id="323970263">
          <w:marLeft w:val="547"/>
          <w:marRight w:val="0"/>
          <w:marTop w:val="86"/>
          <w:marBottom w:val="0"/>
          <w:divBdr>
            <w:top w:val="none" w:sz="0" w:space="0" w:color="auto"/>
            <w:left w:val="none" w:sz="0" w:space="0" w:color="auto"/>
            <w:bottom w:val="none" w:sz="0" w:space="0" w:color="auto"/>
            <w:right w:val="none" w:sz="0" w:space="0" w:color="auto"/>
          </w:divBdr>
        </w:div>
        <w:div w:id="1254120557">
          <w:marLeft w:val="547"/>
          <w:marRight w:val="0"/>
          <w:marTop w:val="86"/>
          <w:marBottom w:val="0"/>
          <w:divBdr>
            <w:top w:val="none" w:sz="0" w:space="0" w:color="auto"/>
            <w:left w:val="none" w:sz="0" w:space="0" w:color="auto"/>
            <w:bottom w:val="none" w:sz="0" w:space="0" w:color="auto"/>
            <w:right w:val="none" w:sz="0" w:space="0" w:color="auto"/>
          </w:divBdr>
        </w:div>
        <w:div w:id="1596591752">
          <w:marLeft w:val="1166"/>
          <w:marRight w:val="0"/>
          <w:marTop w:val="72"/>
          <w:marBottom w:val="0"/>
          <w:divBdr>
            <w:top w:val="none" w:sz="0" w:space="0" w:color="auto"/>
            <w:left w:val="none" w:sz="0" w:space="0" w:color="auto"/>
            <w:bottom w:val="none" w:sz="0" w:space="0" w:color="auto"/>
            <w:right w:val="none" w:sz="0" w:space="0" w:color="auto"/>
          </w:divBdr>
        </w:div>
      </w:divsChild>
    </w:div>
    <w:div w:id="772359347">
      <w:bodyDiv w:val="1"/>
      <w:marLeft w:val="0"/>
      <w:marRight w:val="0"/>
      <w:marTop w:val="0"/>
      <w:marBottom w:val="0"/>
      <w:divBdr>
        <w:top w:val="none" w:sz="0" w:space="0" w:color="auto"/>
        <w:left w:val="none" w:sz="0" w:space="0" w:color="auto"/>
        <w:bottom w:val="none" w:sz="0" w:space="0" w:color="auto"/>
        <w:right w:val="none" w:sz="0" w:space="0" w:color="auto"/>
      </w:divBdr>
      <w:divsChild>
        <w:div w:id="1680236834">
          <w:marLeft w:val="0"/>
          <w:marRight w:val="0"/>
          <w:marTop w:val="0"/>
          <w:marBottom w:val="0"/>
          <w:divBdr>
            <w:top w:val="none" w:sz="0" w:space="0" w:color="auto"/>
            <w:left w:val="none" w:sz="0" w:space="0" w:color="auto"/>
            <w:bottom w:val="none" w:sz="0" w:space="0" w:color="auto"/>
            <w:right w:val="none" w:sz="0" w:space="0" w:color="auto"/>
          </w:divBdr>
        </w:div>
        <w:div w:id="46493461">
          <w:marLeft w:val="0"/>
          <w:marRight w:val="0"/>
          <w:marTop w:val="0"/>
          <w:marBottom w:val="0"/>
          <w:divBdr>
            <w:top w:val="none" w:sz="0" w:space="0" w:color="auto"/>
            <w:left w:val="none" w:sz="0" w:space="0" w:color="auto"/>
            <w:bottom w:val="none" w:sz="0" w:space="0" w:color="auto"/>
            <w:right w:val="none" w:sz="0" w:space="0" w:color="auto"/>
          </w:divBdr>
        </w:div>
      </w:divsChild>
    </w:div>
    <w:div w:id="791441553">
      <w:bodyDiv w:val="1"/>
      <w:marLeft w:val="0"/>
      <w:marRight w:val="0"/>
      <w:marTop w:val="0"/>
      <w:marBottom w:val="0"/>
      <w:divBdr>
        <w:top w:val="none" w:sz="0" w:space="0" w:color="auto"/>
        <w:left w:val="none" w:sz="0" w:space="0" w:color="auto"/>
        <w:bottom w:val="none" w:sz="0" w:space="0" w:color="auto"/>
        <w:right w:val="none" w:sz="0" w:space="0" w:color="auto"/>
      </w:divBdr>
    </w:div>
    <w:div w:id="799686006">
      <w:bodyDiv w:val="1"/>
      <w:marLeft w:val="0"/>
      <w:marRight w:val="0"/>
      <w:marTop w:val="0"/>
      <w:marBottom w:val="0"/>
      <w:divBdr>
        <w:top w:val="none" w:sz="0" w:space="0" w:color="auto"/>
        <w:left w:val="none" w:sz="0" w:space="0" w:color="auto"/>
        <w:bottom w:val="none" w:sz="0" w:space="0" w:color="auto"/>
        <w:right w:val="none" w:sz="0" w:space="0" w:color="auto"/>
      </w:divBdr>
    </w:div>
    <w:div w:id="883104038">
      <w:bodyDiv w:val="1"/>
      <w:marLeft w:val="0"/>
      <w:marRight w:val="0"/>
      <w:marTop w:val="0"/>
      <w:marBottom w:val="0"/>
      <w:divBdr>
        <w:top w:val="none" w:sz="0" w:space="0" w:color="auto"/>
        <w:left w:val="none" w:sz="0" w:space="0" w:color="auto"/>
        <w:bottom w:val="none" w:sz="0" w:space="0" w:color="auto"/>
        <w:right w:val="none" w:sz="0" w:space="0" w:color="auto"/>
      </w:divBdr>
    </w:div>
    <w:div w:id="891305114">
      <w:bodyDiv w:val="1"/>
      <w:marLeft w:val="0"/>
      <w:marRight w:val="0"/>
      <w:marTop w:val="0"/>
      <w:marBottom w:val="0"/>
      <w:divBdr>
        <w:top w:val="none" w:sz="0" w:space="0" w:color="auto"/>
        <w:left w:val="none" w:sz="0" w:space="0" w:color="auto"/>
        <w:bottom w:val="none" w:sz="0" w:space="0" w:color="auto"/>
        <w:right w:val="none" w:sz="0" w:space="0" w:color="auto"/>
      </w:divBdr>
      <w:divsChild>
        <w:div w:id="1280139005">
          <w:marLeft w:val="547"/>
          <w:marRight w:val="0"/>
          <w:marTop w:val="130"/>
          <w:marBottom w:val="0"/>
          <w:divBdr>
            <w:top w:val="none" w:sz="0" w:space="0" w:color="auto"/>
            <w:left w:val="none" w:sz="0" w:space="0" w:color="auto"/>
            <w:bottom w:val="none" w:sz="0" w:space="0" w:color="auto"/>
            <w:right w:val="none" w:sz="0" w:space="0" w:color="auto"/>
          </w:divBdr>
        </w:div>
      </w:divsChild>
    </w:div>
    <w:div w:id="904492308">
      <w:bodyDiv w:val="1"/>
      <w:marLeft w:val="0"/>
      <w:marRight w:val="0"/>
      <w:marTop w:val="0"/>
      <w:marBottom w:val="0"/>
      <w:divBdr>
        <w:top w:val="none" w:sz="0" w:space="0" w:color="auto"/>
        <w:left w:val="none" w:sz="0" w:space="0" w:color="auto"/>
        <w:bottom w:val="none" w:sz="0" w:space="0" w:color="auto"/>
        <w:right w:val="none" w:sz="0" w:space="0" w:color="auto"/>
      </w:divBdr>
    </w:div>
    <w:div w:id="956527985">
      <w:bodyDiv w:val="1"/>
      <w:marLeft w:val="0"/>
      <w:marRight w:val="0"/>
      <w:marTop w:val="0"/>
      <w:marBottom w:val="0"/>
      <w:divBdr>
        <w:top w:val="none" w:sz="0" w:space="0" w:color="auto"/>
        <w:left w:val="none" w:sz="0" w:space="0" w:color="auto"/>
        <w:bottom w:val="none" w:sz="0" w:space="0" w:color="auto"/>
        <w:right w:val="none" w:sz="0" w:space="0" w:color="auto"/>
      </w:divBdr>
    </w:div>
    <w:div w:id="983583635">
      <w:bodyDiv w:val="1"/>
      <w:marLeft w:val="0"/>
      <w:marRight w:val="0"/>
      <w:marTop w:val="0"/>
      <w:marBottom w:val="0"/>
      <w:divBdr>
        <w:top w:val="none" w:sz="0" w:space="0" w:color="auto"/>
        <w:left w:val="none" w:sz="0" w:space="0" w:color="auto"/>
        <w:bottom w:val="none" w:sz="0" w:space="0" w:color="auto"/>
        <w:right w:val="none" w:sz="0" w:space="0" w:color="auto"/>
      </w:divBdr>
      <w:divsChild>
        <w:div w:id="1451825521">
          <w:marLeft w:val="0"/>
          <w:marRight w:val="0"/>
          <w:marTop w:val="0"/>
          <w:marBottom w:val="0"/>
          <w:divBdr>
            <w:top w:val="none" w:sz="0" w:space="0" w:color="auto"/>
            <w:left w:val="none" w:sz="0" w:space="0" w:color="auto"/>
            <w:bottom w:val="none" w:sz="0" w:space="0" w:color="auto"/>
            <w:right w:val="none" w:sz="0" w:space="0" w:color="auto"/>
          </w:divBdr>
        </w:div>
        <w:div w:id="305595697">
          <w:marLeft w:val="0"/>
          <w:marRight w:val="0"/>
          <w:marTop w:val="0"/>
          <w:marBottom w:val="0"/>
          <w:divBdr>
            <w:top w:val="none" w:sz="0" w:space="0" w:color="auto"/>
            <w:left w:val="none" w:sz="0" w:space="0" w:color="auto"/>
            <w:bottom w:val="none" w:sz="0" w:space="0" w:color="auto"/>
            <w:right w:val="none" w:sz="0" w:space="0" w:color="auto"/>
          </w:divBdr>
        </w:div>
      </w:divsChild>
    </w:div>
    <w:div w:id="1057121911">
      <w:bodyDiv w:val="1"/>
      <w:marLeft w:val="0"/>
      <w:marRight w:val="0"/>
      <w:marTop w:val="0"/>
      <w:marBottom w:val="0"/>
      <w:divBdr>
        <w:top w:val="none" w:sz="0" w:space="0" w:color="auto"/>
        <w:left w:val="none" w:sz="0" w:space="0" w:color="auto"/>
        <w:bottom w:val="none" w:sz="0" w:space="0" w:color="auto"/>
        <w:right w:val="none" w:sz="0" w:space="0" w:color="auto"/>
      </w:divBdr>
      <w:divsChild>
        <w:div w:id="291327171">
          <w:marLeft w:val="0"/>
          <w:marRight w:val="0"/>
          <w:marTop w:val="0"/>
          <w:marBottom w:val="0"/>
          <w:divBdr>
            <w:top w:val="none" w:sz="0" w:space="0" w:color="auto"/>
            <w:left w:val="none" w:sz="0" w:space="0" w:color="auto"/>
            <w:bottom w:val="none" w:sz="0" w:space="0" w:color="auto"/>
            <w:right w:val="none" w:sz="0" w:space="0" w:color="auto"/>
          </w:divBdr>
        </w:div>
        <w:div w:id="1656103783">
          <w:marLeft w:val="0"/>
          <w:marRight w:val="0"/>
          <w:marTop w:val="0"/>
          <w:marBottom w:val="0"/>
          <w:divBdr>
            <w:top w:val="none" w:sz="0" w:space="0" w:color="auto"/>
            <w:left w:val="none" w:sz="0" w:space="0" w:color="auto"/>
            <w:bottom w:val="none" w:sz="0" w:space="0" w:color="auto"/>
            <w:right w:val="none" w:sz="0" w:space="0" w:color="auto"/>
          </w:divBdr>
        </w:div>
      </w:divsChild>
    </w:div>
    <w:div w:id="1186482015">
      <w:bodyDiv w:val="1"/>
      <w:marLeft w:val="0"/>
      <w:marRight w:val="0"/>
      <w:marTop w:val="0"/>
      <w:marBottom w:val="0"/>
      <w:divBdr>
        <w:top w:val="none" w:sz="0" w:space="0" w:color="auto"/>
        <w:left w:val="none" w:sz="0" w:space="0" w:color="auto"/>
        <w:bottom w:val="none" w:sz="0" w:space="0" w:color="auto"/>
        <w:right w:val="none" w:sz="0" w:space="0" w:color="auto"/>
      </w:divBdr>
    </w:div>
    <w:div w:id="1189951800">
      <w:bodyDiv w:val="1"/>
      <w:marLeft w:val="0"/>
      <w:marRight w:val="0"/>
      <w:marTop w:val="0"/>
      <w:marBottom w:val="0"/>
      <w:divBdr>
        <w:top w:val="none" w:sz="0" w:space="0" w:color="auto"/>
        <w:left w:val="none" w:sz="0" w:space="0" w:color="auto"/>
        <w:bottom w:val="none" w:sz="0" w:space="0" w:color="auto"/>
        <w:right w:val="none" w:sz="0" w:space="0" w:color="auto"/>
      </w:divBdr>
    </w:div>
    <w:div w:id="1231038248">
      <w:bodyDiv w:val="1"/>
      <w:marLeft w:val="0"/>
      <w:marRight w:val="0"/>
      <w:marTop w:val="0"/>
      <w:marBottom w:val="0"/>
      <w:divBdr>
        <w:top w:val="none" w:sz="0" w:space="0" w:color="auto"/>
        <w:left w:val="none" w:sz="0" w:space="0" w:color="auto"/>
        <w:bottom w:val="none" w:sz="0" w:space="0" w:color="auto"/>
        <w:right w:val="none" w:sz="0" w:space="0" w:color="auto"/>
      </w:divBdr>
    </w:div>
    <w:div w:id="1314480921">
      <w:bodyDiv w:val="1"/>
      <w:marLeft w:val="0"/>
      <w:marRight w:val="0"/>
      <w:marTop w:val="0"/>
      <w:marBottom w:val="0"/>
      <w:divBdr>
        <w:top w:val="none" w:sz="0" w:space="0" w:color="auto"/>
        <w:left w:val="none" w:sz="0" w:space="0" w:color="auto"/>
        <w:bottom w:val="none" w:sz="0" w:space="0" w:color="auto"/>
        <w:right w:val="none" w:sz="0" w:space="0" w:color="auto"/>
      </w:divBdr>
    </w:div>
    <w:div w:id="1415084215">
      <w:bodyDiv w:val="1"/>
      <w:marLeft w:val="0"/>
      <w:marRight w:val="0"/>
      <w:marTop w:val="0"/>
      <w:marBottom w:val="0"/>
      <w:divBdr>
        <w:top w:val="none" w:sz="0" w:space="0" w:color="auto"/>
        <w:left w:val="none" w:sz="0" w:space="0" w:color="auto"/>
        <w:bottom w:val="none" w:sz="0" w:space="0" w:color="auto"/>
        <w:right w:val="none" w:sz="0" w:space="0" w:color="auto"/>
      </w:divBdr>
    </w:div>
    <w:div w:id="1458448493">
      <w:bodyDiv w:val="1"/>
      <w:marLeft w:val="0"/>
      <w:marRight w:val="0"/>
      <w:marTop w:val="0"/>
      <w:marBottom w:val="0"/>
      <w:divBdr>
        <w:top w:val="none" w:sz="0" w:space="0" w:color="auto"/>
        <w:left w:val="none" w:sz="0" w:space="0" w:color="auto"/>
        <w:bottom w:val="none" w:sz="0" w:space="0" w:color="auto"/>
        <w:right w:val="none" w:sz="0" w:space="0" w:color="auto"/>
      </w:divBdr>
    </w:div>
    <w:div w:id="1502162128">
      <w:bodyDiv w:val="1"/>
      <w:marLeft w:val="0"/>
      <w:marRight w:val="0"/>
      <w:marTop w:val="0"/>
      <w:marBottom w:val="0"/>
      <w:divBdr>
        <w:top w:val="none" w:sz="0" w:space="0" w:color="auto"/>
        <w:left w:val="none" w:sz="0" w:space="0" w:color="auto"/>
        <w:bottom w:val="none" w:sz="0" w:space="0" w:color="auto"/>
        <w:right w:val="none" w:sz="0" w:space="0" w:color="auto"/>
      </w:divBdr>
      <w:divsChild>
        <w:div w:id="261226830">
          <w:marLeft w:val="0"/>
          <w:marRight w:val="0"/>
          <w:marTop w:val="0"/>
          <w:marBottom w:val="0"/>
          <w:divBdr>
            <w:top w:val="none" w:sz="0" w:space="0" w:color="auto"/>
            <w:left w:val="none" w:sz="0" w:space="0" w:color="auto"/>
            <w:bottom w:val="none" w:sz="0" w:space="0" w:color="auto"/>
            <w:right w:val="none" w:sz="0" w:space="0" w:color="auto"/>
          </w:divBdr>
        </w:div>
        <w:div w:id="52387809">
          <w:marLeft w:val="0"/>
          <w:marRight w:val="0"/>
          <w:marTop w:val="0"/>
          <w:marBottom w:val="0"/>
          <w:divBdr>
            <w:top w:val="none" w:sz="0" w:space="0" w:color="auto"/>
            <w:left w:val="none" w:sz="0" w:space="0" w:color="auto"/>
            <w:bottom w:val="none" w:sz="0" w:space="0" w:color="auto"/>
            <w:right w:val="none" w:sz="0" w:space="0" w:color="auto"/>
          </w:divBdr>
        </w:div>
      </w:divsChild>
    </w:div>
    <w:div w:id="1552616102">
      <w:bodyDiv w:val="1"/>
      <w:marLeft w:val="0"/>
      <w:marRight w:val="0"/>
      <w:marTop w:val="0"/>
      <w:marBottom w:val="0"/>
      <w:divBdr>
        <w:top w:val="none" w:sz="0" w:space="0" w:color="auto"/>
        <w:left w:val="none" w:sz="0" w:space="0" w:color="auto"/>
        <w:bottom w:val="none" w:sz="0" w:space="0" w:color="auto"/>
        <w:right w:val="none" w:sz="0" w:space="0" w:color="auto"/>
      </w:divBdr>
    </w:div>
    <w:div w:id="1665281930">
      <w:bodyDiv w:val="1"/>
      <w:marLeft w:val="0"/>
      <w:marRight w:val="0"/>
      <w:marTop w:val="0"/>
      <w:marBottom w:val="0"/>
      <w:divBdr>
        <w:top w:val="none" w:sz="0" w:space="0" w:color="auto"/>
        <w:left w:val="none" w:sz="0" w:space="0" w:color="auto"/>
        <w:bottom w:val="none" w:sz="0" w:space="0" w:color="auto"/>
        <w:right w:val="none" w:sz="0" w:space="0" w:color="auto"/>
      </w:divBdr>
    </w:div>
    <w:div w:id="1843079515">
      <w:bodyDiv w:val="1"/>
      <w:marLeft w:val="0"/>
      <w:marRight w:val="0"/>
      <w:marTop w:val="0"/>
      <w:marBottom w:val="0"/>
      <w:divBdr>
        <w:top w:val="none" w:sz="0" w:space="0" w:color="auto"/>
        <w:left w:val="none" w:sz="0" w:space="0" w:color="auto"/>
        <w:bottom w:val="none" w:sz="0" w:space="0" w:color="auto"/>
        <w:right w:val="none" w:sz="0" w:space="0" w:color="auto"/>
      </w:divBdr>
      <w:divsChild>
        <w:div w:id="1190265496">
          <w:marLeft w:val="0"/>
          <w:marRight w:val="0"/>
          <w:marTop w:val="0"/>
          <w:marBottom w:val="0"/>
          <w:divBdr>
            <w:top w:val="none" w:sz="0" w:space="0" w:color="auto"/>
            <w:left w:val="none" w:sz="0" w:space="0" w:color="auto"/>
            <w:bottom w:val="none" w:sz="0" w:space="0" w:color="auto"/>
            <w:right w:val="none" w:sz="0" w:space="0" w:color="auto"/>
          </w:divBdr>
        </w:div>
        <w:div w:id="46151043">
          <w:marLeft w:val="0"/>
          <w:marRight w:val="0"/>
          <w:marTop w:val="0"/>
          <w:marBottom w:val="0"/>
          <w:divBdr>
            <w:top w:val="none" w:sz="0" w:space="0" w:color="auto"/>
            <w:left w:val="none" w:sz="0" w:space="0" w:color="auto"/>
            <w:bottom w:val="none" w:sz="0" w:space="0" w:color="auto"/>
            <w:right w:val="none" w:sz="0" w:space="0" w:color="auto"/>
          </w:divBdr>
        </w:div>
      </w:divsChild>
    </w:div>
    <w:div w:id="1996638922">
      <w:bodyDiv w:val="1"/>
      <w:marLeft w:val="0"/>
      <w:marRight w:val="0"/>
      <w:marTop w:val="0"/>
      <w:marBottom w:val="0"/>
      <w:divBdr>
        <w:top w:val="none" w:sz="0" w:space="0" w:color="auto"/>
        <w:left w:val="none" w:sz="0" w:space="0" w:color="auto"/>
        <w:bottom w:val="none" w:sz="0" w:space="0" w:color="auto"/>
        <w:right w:val="none" w:sz="0" w:space="0" w:color="auto"/>
      </w:divBdr>
    </w:div>
    <w:div w:id="2124109413">
      <w:bodyDiv w:val="1"/>
      <w:marLeft w:val="0"/>
      <w:marRight w:val="0"/>
      <w:marTop w:val="0"/>
      <w:marBottom w:val="0"/>
      <w:divBdr>
        <w:top w:val="none" w:sz="0" w:space="0" w:color="auto"/>
        <w:left w:val="none" w:sz="0" w:space="0" w:color="auto"/>
        <w:bottom w:val="none" w:sz="0" w:space="0" w:color="auto"/>
        <w:right w:val="none" w:sz="0" w:space="0" w:color="auto"/>
      </w:divBdr>
    </w:div>
    <w:div w:id="2127844544">
      <w:bodyDiv w:val="1"/>
      <w:marLeft w:val="0"/>
      <w:marRight w:val="0"/>
      <w:marTop w:val="0"/>
      <w:marBottom w:val="0"/>
      <w:divBdr>
        <w:top w:val="none" w:sz="0" w:space="0" w:color="auto"/>
        <w:left w:val="none" w:sz="0" w:space="0" w:color="auto"/>
        <w:bottom w:val="none" w:sz="0" w:space="0" w:color="auto"/>
        <w:right w:val="none" w:sz="0" w:space="0" w:color="auto"/>
      </w:divBdr>
      <w:divsChild>
        <w:div w:id="123893201">
          <w:marLeft w:val="0"/>
          <w:marRight w:val="0"/>
          <w:marTop w:val="0"/>
          <w:marBottom w:val="0"/>
          <w:divBdr>
            <w:top w:val="none" w:sz="0" w:space="0" w:color="auto"/>
            <w:left w:val="none" w:sz="0" w:space="0" w:color="auto"/>
            <w:bottom w:val="none" w:sz="0" w:space="0" w:color="auto"/>
            <w:right w:val="none" w:sz="0" w:space="0" w:color="auto"/>
          </w:divBdr>
        </w:div>
        <w:div w:id="1195730581">
          <w:marLeft w:val="0"/>
          <w:marRight w:val="0"/>
          <w:marTop w:val="0"/>
          <w:marBottom w:val="0"/>
          <w:divBdr>
            <w:top w:val="none" w:sz="0" w:space="0" w:color="auto"/>
            <w:left w:val="none" w:sz="0" w:space="0" w:color="auto"/>
            <w:bottom w:val="none" w:sz="0" w:space="0" w:color="auto"/>
            <w:right w:val="none" w:sz="0" w:space="0" w:color="auto"/>
          </w:divBdr>
        </w:div>
        <w:div w:id="1919708061">
          <w:marLeft w:val="0"/>
          <w:marRight w:val="0"/>
          <w:marTop w:val="0"/>
          <w:marBottom w:val="0"/>
          <w:divBdr>
            <w:top w:val="none" w:sz="0" w:space="0" w:color="auto"/>
            <w:left w:val="none" w:sz="0" w:space="0" w:color="auto"/>
            <w:bottom w:val="none" w:sz="0" w:space="0" w:color="auto"/>
            <w:right w:val="none" w:sz="0" w:space="0" w:color="auto"/>
          </w:divBdr>
        </w:div>
      </w:divsChild>
    </w:div>
    <w:div w:id="213983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ran.r-project.org/web/packages/recommenderlab/index.html" TargetMode="External"/><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emf"/><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XtspjmTimes-Roman">
    <w:altName w:val="Calibri"/>
    <w:panose1 w:val="00000000000000000000"/>
    <w:charset w:val="00"/>
    <w:family w:val="auto"/>
    <w:notTrueType/>
    <w:pitch w:val="default"/>
    <w:sig w:usb0="00000003" w:usb1="00000000" w:usb2="00000000" w:usb3="00000000" w:csb0="00000001" w:csb1="00000000"/>
  </w:font>
  <w:font w:name="PdqbfkJsmnphPyvcmsCMTI10">
    <w:panose1 w:val="00000000000000000000"/>
    <w:charset w:val="00"/>
    <w:family w:val="auto"/>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558"/>
    <w:rsid w:val="00EA455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455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45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5E099-9845-4546-95BE-46DD33483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48</Pages>
  <Words>11344</Words>
  <Characters>64663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UFS</Company>
  <LinksUpToDate>false</LinksUpToDate>
  <CharactersWithSpaces>75856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van der Merwe</dc:creator>
  <cp:keywords/>
  <dc:description/>
  <cp:lastModifiedBy>Mposhomali Ti</cp:lastModifiedBy>
  <cp:revision>110</cp:revision>
  <cp:lastPrinted>2020-09-16T14:19:00Z</cp:lastPrinted>
  <dcterms:created xsi:type="dcterms:W3CDTF">2020-11-01T20:40:00Z</dcterms:created>
  <dcterms:modified xsi:type="dcterms:W3CDTF">2020-11-24T17:15:00Z</dcterms:modified>
</cp:coreProperties>
</file>